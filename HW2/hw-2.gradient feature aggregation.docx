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52E5D8" w14:textId="77777777" w:rsidR="00047E53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set: the NWPU aerial data set contains approximately 45 categories of 700 images for each category in 256x256 RGB format. The data set can be downloaded from:</w:t>
      </w:r>
    </w:p>
    <w:p w14:paraId="5A52E5D9" w14:textId="77777777" w:rsidR="00047E53" w:rsidRDefault="00000000">
      <w:pPr>
        <w:rPr>
          <w:rFonts w:ascii="Times New Roman" w:hAnsi="Times New Roman" w:cs="Times New Roman"/>
        </w:rPr>
      </w:pPr>
      <w:hyperlink r:id="rId8" w:history="1">
        <w:r>
          <w:rPr>
            <w:rStyle w:val="Hyperlink"/>
            <w:rFonts w:ascii="Times New Roman" w:hAnsi="Times New Roman" w:cs="Times New Roman"/>
          </w:rPr>
          <w:t>https://umkc.box.com/s/fxvzh5qq2tiob6eklfxfwn89kg3e1io1</w:t>
        </w:r>
      </w:hyperlink>
    </w:p>
    <w:p w14:paraId="5A52E5DA" w14:textId="77777777" w:rsidR="00047E53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A52E692" wp14:editId="5A52E693">
            <wp:extent cx="3992245" cy="2589530"/>
            <wp:effectExtent l="0" t="0" r="8255" b="1270"/>
            <wp:docPr id="6" name="Picture 5" descr="Screenshot_2019-04-03_09-46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_2019-04-03_09-46-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E5DB" w14:textId="77777777" w:rsidR="00047E53" w:rsidRDefault="00000000">
      <w:pPr>
        <w:jc w:val="both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</w:rPr>
        <w:t>For HW-</w:t>
      </w:r>
      <w:r>
        <w:rPr>
          <w:rFonts w:ascii="Times New Roman" w:hAnsi="Times New Roman" w:cs="Times New Roman"/>
          <w:lang w:val="en"/>
        </w:rPr>
        <w:t>2</w:t>
      </w:r>
      <w:r>
        <w:rPr>
          <w:rFonts w:ascii="Times New Roman" w:hAnsi="Times New Roman" w:cs="Times New Roman"/>
        </w:rPr>
        <w:t xml:space="preserve">, let us just take the first </w:t>
      </w:r>
      <w:r>
        <w:rPr>
          <w:rFonts w:ascii="Times New Roman" w:hAnsi="Times New Roman" w:cs="Times New Roman"/>
          <w:lang w:val="en"/>
        </w:rPr>
        <w:t>1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  <w:lang w:val="en"/>
        </w:rPr>
        <w:t xml:space="preserve"> classes (shown above) {airplane, airport, bridge, ..., freeway}</w:t>
      </w:r>
      <w:r>
        <w:rPr>
          <w:rFonts w:ascii="Times New Roman" w:hAnsi="Times New Roman" w:cs="Times New Roman"/>
        </w:rPr>
        <w:t xml:space="preserve"> from the</w:t>
      </w:r>
      <w:r>
        <w:rPr>
          <w:rFonts w:ascii="Times New Roman" w:hAnsi="Times New Roman" w:cs="Times New Roman"/>
          <w:lang w:val="en"/>
        </w:rPr>
        <w:t xml:space="preserve"> full</w:t>
      </w:r>
      <w:r>
        <w:rPr>
          <w:rFonts w:ascii="Times New Roman" w:hAnsi="Times New Roman" w:cs="Times New Roman"/>
        </w:rPr>
        <w:t xml:space="preserve"> data set</w:t>
      </w:r>
      <w:r>
        <w:rPr>
          <w:rFonts w:ascii="Times New Roman" w:hAnsi="Times New Roman" w:cs="Times New Roman"/>
          <w:lang w:val="en"/>
        </w:rPr>
        <w:t xml:space="preserve">, and </w:t>
      </w:r>
      <w:r>
        <w:rPr>
          <w:rFonts w:ascii="Times New Roman" w:hAnsi="Times New Roman" w:cs="Times New Roman" w:hint="eastAsia"/>
        </w:rPr>
        <w:t>60</w:t>
      </w:r>
      <w:r>
        <w:rPr>
          <w:rFonts w:ascii="Times New Roman" w:hAnsi="Times New Roman" w:cs="Times New Roman"/>
          <w:lang w:val="en"/>
        </w:rPr>
        <w:t xml:space="preserve"> images </w:t>
      </w:r>
      <w:r>
        <w:rPr>
          <w:rFonts w:ascii="Times New Roman" w:hAnsi="Times New Roman" w:cs="Times New Roman"/>
        </w:rPr>
        <w:t xml:space="preserve">per class and form a data set of </w:t>
      </w:r>
      <w:r>
        <w:rPr>
          <w:rFonts w:ascii="Times New Roman" w:hAnsi="Times New Roman" w:cs="Times New Roman"/>
          <w:lang w:val="en"/>
        </w:rPr>
        <w:t>N=</w:t>
      </w:r>
      <w:r>
        <w:rPr>
          <w:rFonts w:ascii="Times New Roman" w:hAnsi="Times New Roman" w:cs="Times New Roman" w:hint="eastAsia"/>
        </w:rPr>
        <w:t xml:space="preserve">900 </w:t>
      </w:r>
      <w:r>
        <w:rPr>
          <w:rFonts w:ascii="Times New Roman" w:hAnsi="Times New Roman" w:cs="Times New Roman"/>
          <w:lang w:val="en"/>
        </w:rPr>
        <w:t>images with</w:t>
      </w:r>
      <w:r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 xml:space="preserve"> labels. Objectives are</w:t>
      </w:r>
      <w:r>
        <w:rPr>
          <w:rFonts w:ascii="Times New Roman" w:hAnsi="Times New Roman" w:cs="Times New Roman"/>
          <w:lang w:val="en"/>
        </w:rPr>
        <w:t xml:space="preserve"> using the gradient image features (SIFT, Dense SIFT) with aggregation (VLAD, FisherVector) to test which one can give us the best solution. </w:t>
      </w:r>
    </w:p>
    <w:p w14:paraId="5A52E5DC" w14:textId="77777777" w:rsidR="00047E53" w:rsidRDefault="00000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t>[1] Gradient Features, for each image, implement the following function</w:t>
      </w:r>
      <w:r>
        <w:rPr>
          <w:rFonts w:ascii="Times New Roman" w:hAnsi="Times New Roman" w:cs="Times New Roman" w:hint="eastAsia"/>
        </w:rPr>
        <w:t xml:space="preserve"> in either Matlab and Python, show your implementation</w:t>
      </w:r>
      <w:r>
        <w:rPr>
          <w:rFonts w:ascii="Times New Roman" w:hAnsi="Times New Roman" w:cs="Times New Roman"/>
          <w:lang w:val="en"/>
        </w:rPr>
        <w:t xml:space="preserve">  [25pts]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9576"/>
      </w:tblGrid>
      <w:tr w:rsidR="00047E53" w14:paraId="5A52E5E2" w14:textId="77777777">
        <w:tc>
          <w:tcPr>
            <w:tcW w:w="9576" w:type="dxa"/>
          </w:tcPr>
          <w:p w14:paraId="5A52E5DD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 im - input images, let us make them all grayscale only, so it is a  h x w matrix</w:t>
            </w:r>
          </w:p>
          <w:p w14:paraId="5A52E5DE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 opt.type = { ‘sift’, ‘hogf’, ‘dsft’} for sift and densesift</w:t>
            </w:r>
          </w:p>
          <w:p w14:paraId="5A52E5DF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 xml:space="preserve">%  f - n x d matrix containing n features of d dimension, d=128 for SIFT, for e.g, </w:t>
            </w:r>
          </w:p>
          <w:p w14:paraId="5A52E5E0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function [f]=getImageFeatures(im, opt)</w:t>
            </w:r>
          </w:p>
          <w:p w14:paraId="7D8BC97D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ins w:id="0" w:author="Chris Seagraves" w:date="2023-02-23T20:57:00Z"/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......</w:t>
            </w:r>
          </w:p>
          <w:p w14:paraId="4327FC37" w14:textId="77777777" w:rsidR="00AE069C" w:rsidRDefault="00AE069C">
            <w:pPr>
              <w:adjustRightInd w:val="0"/>
              <w:spacing w:after="20" w:line="240" w:lineRule="auto"/>
              <w:jc w:val="both"/>
              <w:rPr>
                <w:ins w:id="1" w:author="Chris Seagraves" w:date="2023-02-23T20:57:00Z"/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ins w:id="2" w:author="Chris Seagraves" w:date="2023-02-23T20:57:00Z">
              <w:r w:rsidRPr="005E7AA0">
                <w:rPr>
                  <w:rFonts w:ascii="UnDotum" w:eastAsia="UnDotum" w:hAnsi="UnDotum" w:cs="UnDotum"/>
                  <w:color w:val="0000FF"/>
                  <w:sz w:val="20"/>
                  <w:szCs w:val="20"/>
                  <w:lang w:val="en"/>
                </w:rPr>
                <w:lastRenderedPageBreak/>
                <w:drawing>
                  <wp:inline distT="0" distB="0" distL="0" distR="0" wp14:anchorId="13DD1057" wp14:editId="22C89EEB">
                    <wp:extent cx="5943600" cy="3239770"/>
                    <wp:effectExtent l="0" t="0" r="0" b="0"/>
                    <wp:docPr id="12" name="Pictur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2397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5A52E5E1" w14:textId="6FA07D5E" w:rsidR="00AE069C" w:rsidRDefault="00AE069C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ins w:id="3" w:author="Chris Seagraves" w:date="2023-02-23T20:57:00Z">
              <w:r w:rsidRPr="00B164B2">
                <w:rPr>
                  <w:rFonts w:ascii="UnDotum" w:eastAsia="UnDotum" w:hAnsi="UnDotum" w:cs="UnDotum"/>
                  <w:color w:val="0000FF"/>
                  <w:sz w:val="20"/>
                  <w:szCs w:val="20"/>
                  <w:lang w:val="en"/>
                </w:rPr>
                <w:drawing>
                  <wp:inline distT="0" distB="0" distL="0" distR="0" wp14:anchorId="7AF6657F" wp14:editId="59A0BE22">
                    <wp:extent cx="5943600" cy="2099945"/>
                    <wp:effectExtent l="0" t="0" r="0" b="0"/>
                    <wp:docPr id="8" name="Pictur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A52E5E3" w14:textId="77777777" w:rsidR="00047E53" w:rsidRDefault="00000000">
      <w:pPr>
        <w:ind w:left="55"/>
        <w:jc w:val="both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 xml:space="preserve">Save features as a cell structure, f_sift{}, f_dsift{}, for N images, submit as a  </w:t>
      </w:r>
      <w:r>
        <w:rPr>
          <w:rFonts w:ascii="Times New Roman" w:hAnsi="Times New Roman" w:cs="Times New Roman"/>
          <w:color w:val="538135" w:themeColor="accent6" w:themeShade="BF"/>
          <w:lang w:val="en"/>
        </w:rPr>
        <w:t>gradient_features.mat</w:t>
      </w:r>
      <w:r>
        <w:rPr>
          <w:rFonts w:ascii="Times New Roman" w:hAnsi="Times New Roman" w:cs="Times New Roman"/>
          <w:lang w:val="en"/>
        </w:rPr>
        <w:t xml:space="preserve"> file. Use cell structure. </w:t>
      </w:r>
    </w:p>
    <w:p w14:paraId="1E7D0D7E" w14:textId="16237193" w:rsidR="00CD7E50" w:rsidRDefault="00477BD6">
      <w:pPr>
        <w:rPr>
          <w:ins w:id="4" w:author="Chris Seagraves" w:date="2023-02-23T20:59:00Z"/>
          <w:rFonts w:ascii="Times New Roman" w:hAnsi="Times New Roman" w:cs="Times New Roman"/>
          <w:color w:val="5B9BD5" w:themeColor="accent1"/>
          <w:lang w:val="en"/>
        </w:rPr>
      </w:pPr>
      <w:ins w:id="5" w:author="Chris Seagraves" w:date="2023-02-23T21:01:00Z">
        <w:r w:rsidRPr="00477BD6">
          <w:rPr>
            <w:rFonts w:ascii="Times New Roman" w:hAnsi="Times New Roman" w:cs="Times New Roman"/>
            <w:color w:val="5B9BD5" w:themeColor="accent1"/>
            <w:lang w:val="en"/>
          </w:rPr>
          <w:t>Early in the</w:t>
        </w:r>
      </w:ins>
      <w:ins w:id="6" w:author="Chris Seagraves" w:date="2023-02-23T20:57:00Z">
        <w:r w:rsidR="00847D27" w:rsidRPr="00847D27">
          <w:rPr>
            <w:rFonts w:ascii="Times New Roman" w:hAnsi="Times New Roman" w:cs="Times New Roman"/>
            <w:color w:val="5B9BD5" w:themeColor="accent1"/>
            <w:lang w:val="en"/>
            <w:rPrChange w:id="7" w:author="Chris Seagraves" w:date="2023-02-23T20:58:00Z">
              <w:rPr>
                <w:rFonts w:ascii="Times New Roman" w:hAnsi="Times New Roman" w:cs="Times New Roman"/>
                <w:lang w:val="en"/>
              </w:rPr>
            </w:rPrChange>
          </w:rPr>
          <w:t xml:space="preserve"> homework I did save a gradient_features.mat file, but after </w:t>
        </w:r>
      </w:ins>
      <w:ins w:id="8" w:author="Chris Seagraves" w:date="2023-02-23T20:58:00Z">
        <w:r w:rsidR="00847D27" w:rsidRPr="00847D27">
          <w:rPr>
            <w:rFonts w:ascii="Times New Roman" w:hAnsi="Times New Roman" w:cs="Times New Roman"/>
            <w:color w:val="5B9BD5" w:themeColor="accent1"/>
            <w:lang w:val="en"/>
            <w:rPrChange w:id="9" w:author="Chris Seagraves" w:date="2023-02-23T20:58:00Z">
              <w:rPr>
                <w:rFonts w:ascii="Times New Roman" w:hAnsi="Times New Roman" w:cs="Times New Roman"/>
                <w:lang w:val="en"/>
              </w:rPr>
            </w:rPrChange>
          </w:rPr>
          <w:t>converting some of my HW1 stuff from Python to MATLAB, I ended up making a</w:t>
        </w:r>
      </w:ins>
      <w:ins w:id="10" w:author="Chris Seagraves" w:date="2023-02-23T20:59:00Z">
        <w:r w:rsidR="00CD7E50">
          <w:rPr>
            <w:rFonts w:ascii="Times New Roman" w:hAnsi="Times New Roman" w:cs="Times New Roman"/>
            <w:color w:val="5B9BD5" w:themeColor="accent1"/>
            <w:lang w:val="en"/>
          </w:rPr>
          <w:t>n</w:t>
        </w:r>
      </w:ins>
      <w:ins w:id="11" w:author="Chris Seagraves" w:date="2023-02-23T20:58:00Z">
        <w:r w:rsidR="00847D27" w:rsidRPr="00847D27">
          <w:rPr>
            <w:rFonts w:ascii="Times New Roman" w:hAnsi="Times New Roman" w:cs="Times New Roman"/>
            <w:color w:val="5B9BD5" w:themeColor="accent1"/>
            <w:lang w:val="en"/>
            <w:rPrChange w:id="12" w:author="Chris Seagraves" w:date="2023-02-23T20:58:00Z">
              <w:rPr>
                <w:rFonts w:ascii="Times New Roman" w:hAnsi="Times New Roman" w:cs="Times New Roman"/>
                <w:lang w:val="en"/>
              </w:rPr>
            </w:rPrChange>
          </w:rPr>
          <w:t xml:space="preserve"> Image class and just put the features in there</w:t>
        </w:r>
      </w:ins>
      <w:ins w:id="13" w:author="Chris Seagraves" w:date="2023-02-23T21:01:00Z">
        <w:r w:rsidR="0001649A">
          <w:rPr>
            <w:rFonts w:ascii="Times New Roman" w:hAnsi="Times New Roman" w:cs="Times New Roman"/>
            <w:color w:val="5B9BD5" w:themeColor="accent1"/>
            <w:lang w:val="en"/>
          </w:rPr>
          <w:t xml:space="preserve"> and saved to images.mat </w:t>
        </w:r>
      </w:ins>
      <w:ins w:id="14" w:author="Chris Seagraves" w:date="2023-02-23T21:02:00Z">
        <w:r w:rsidR="0001649A">
          <w:rPr>
            <w:rFonts w:ascii="Times New Roman" w:hAnsi="Times New Roman" w:cs="Times New Roman"/>
            <w:color w:val="5B9BD5" w:themeColor="accent1"/>
            <w:lang w:val="en"/>
          </w:rPr>
          <w:t>throughout the process</w:t>
        </w:r>
      </w:ins>
      <w:ins w:id="15" w:author="Chris Seagraves" w:date="2023-02-23T20:58:00Z">
        <w:r w:rsidR="00847D27" w:rsidRPr="00847D27">
          <w:rPr>
            <w:rFonts w:ascii="Times New Roman" w:hAnsi="Times New Roman" w:cs="Times New Roman"/>
            <w:color w:val="5B9BD5" w:themeColor="accent1"/>
            <w:lang w:val="en"/>
            <w:rPrChange w:id="16" w:author="Chris Seagraves" w:date="2023-02-23T20:58:00Z">
              <w:rPr>
                <w:rFonts w:ascii="Times New Roman" w:hAnsi="Times New Roman" w:cs="Times New Roman"/>
                <w:lang w:val="en"/>
              </w:rPr>
            </w:rPrChange>
          </w:rPr>
          <w:t>.</w:t>
        </w:r>
      </w:ins>
    </w:p>
    <w:p w14:paraId="4713B61D" w14:textId="5DCB8893" w:rsidR="00CD7E50" w:rsidRDefault="00CD7E50">
      <w:pPr>
        <w:rPr>
          <w:rFonts w:ascii="Times New Roman" w:hAnsi="Times New Roman" w:cs="Times New Roman"/>
          <w:lang w:val="en"/>
        </w:rPr>
      </w:pPr>
      <w:ins w:id="17" w:author="Chris Seagraves" w:date="2023-02-23T20:59:00Z">
        <w:r w:rsidRPr="00CD7E50">
          <w:rPr>
            <w:rFonts w:ascii="Times New Roman" w:hAnsi="Times New Roman" w:cs="Times New Roman"/>
            <w:lang w:val="en"/>
          </w:rPr>
          <w:lastRenderedPageBreak/>
          <w:drawing>
            <wp:inline distT="0" distB="0" distL="0" distR="0" wp14:anchorId="64434F75" wp14:editId="054C3677">
              <wp:extent cx="5544324" cy="7649643"/>
              <wp:effectExtent l="0" t="0" r="0" b="8890"/>
              <wp:docPr id="13" name="Picture 13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Text&#10;&#10;Description automatically generated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44324" cy="76496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000000">
        <w:rPr>
          <w:rFonts w:ascii="Times New Roman" w:hAnsi="Times New Roman" w:cs="Times New Roman"/>
          <w:lang w:val="en"/>
        </w:rPr>
        <w:br w:type="page"/>
      </w:r>
    </w:p>
    <w:p w14:paraId="5A52E5E5" w14:textId="77777777" w:rsidR="00047E53" w:rsidRDefault="00000000">
      <w:pPr>
        <w:numPr>
          <w:ilvl w:val="0"/>
          <w:numId w:val="1"/>
        </w:numPr>
        <w:ind w:left="55"/>
        <w:jc w:val="both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Compute the PCA and GMM model for each feature space:[25 pts]</w:t>
      </w:r>
    </w:p>
    <w:p w14:paraId="5A52E5E6" w14:textId="77777777" w:rsidR="00047E53" w:rsidRDefault="00000000">
      <w:pPr>
        <w:jc w:val="both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(2a, 10pts), implement the following function that computes various gradient features: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9576"/>
      </w:tblGrid>
      <w:tr w:rsidR="00047E53" w14:paraId="5A52E5F3" w14:textId="77777777">
        <w:tc>
          <w:tcPr>
            <w:tcW w:w="9576" w:type="dxa"/>
          </w:tcPr>
          <w:p w14:paraId="5A52E5E7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 xml:space="preserve">% f - n x d matrix containing n features from say 100 images. </w:t>
            </w:r>
          </w:p>
          <w:p w14:paraId="5A52E5E8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 xml:space="preserve">% nc - number of GMM components </w:t>
            </w:r>
          </w:p>
          <w:p w14:paraId="5A52E5E9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kd - desired lower dimension of the feature</w:t>
            </w:r>
          </w:p>
          <w:p w14:paraId="5A52E5EA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fv_gmm - FisherVector GMM model:</w:t>
            </w:r>
          </w:p>
          <w:p w14:paraId="5A52E5EB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        fv_gmm.m - mean, fv_gmm.cov - variance, fv_gmm.p - prior</w:t>
            </w:r>
          </w:p>
          <w:p w14:paraId="5A52E5EC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A - dxd PCA for dimension reduction</w:t>
            </w:r>
          </w:p>
          <w:p w14:paraId="5A52E5ED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function [gmm, A]=getFisherVectorModel(f, kd, nc)</w:t>
            </w:r>
          </w:p>
          <w:p w14:paraId="5A52E5EE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 xml:space="preserve">[A,s,lat]=princomp(f); </w:t>
            </w:r>
          </w:p>
          <w:p w14:paraId="5A52E5EF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f0 = f*A(:,1:kd); % this is the feature with desired d-dimensions</w:t>
            </w:r>
          </w:p>
          <w:p w14:paraId="5A52E5F0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% call vl_gmm here: gmm.mean, gmm.var, gmm.prior are kd x nc dimensions</w:t>
            </w:r>
          </w:p>
          <w:p w14:paraId="5A52E5F1" w14:textId="77777777" w:rsidR="00047E53" w:rsidRDefault="00000000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.....</w:t>
            </w:r>
          </w:p>
          <w:p w14:paraId="54F2B3B4" w14:textId="77777777" w:rsidR="00B164B2" w:rsidRDefault="00000000">
            <w:pPr>
              <w:adjustRightInd w:val="0"/>
              <w:spacing w:after="20" w:line="240" w:lineRule="auto"/>
              <w:jc w:val="both"/>
              <w:rPr>
                <w:ins w:id="18" w:author="Chris Seagraves" w:date="2023-02-23T21:00:00Z"/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r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  <w:t>return;</w:t>
            </w:r>
          </w:p>
          <w:p w14:paraId="17EC9C1A" w14:textId="77777777" w:rsidR="00F56259" w:rsidRDefault="00F56259">
            <w:pPr>
              <w:adjustRightInd w:val="0"/>
              <w:spacing w:after="20" w:line="240" w:lineRule="auto"/>
              <w:jc w:val="both"/>
              <w:rPr>
                <w:ins w:id="19" w:author="Chris Seagraves" w:date="2023-02-23T21:01:00Z"/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ins w:id="20" w:author="Chris Seagraves" w:date="2023-02-23T21:00:00Z">
              <w:r w:rsidRPr="00F56259">
                <w:rPr>
                  <w:rFonts w:ascii="UnDotum" w:eastAsia="UnDotum" w:hAnsi="UnDotum" w:cs="UnDotum"/>
                  <w:color w:val="0000FF"/>
                  <w:sz w:val="20"/>
                  <w:szCs w:val="20"/>
                  <w:lang w:val="en"/>
                </w:rPr>
                <w:lastRenderedPageBreak/>
                <w:drawing>
                  <wp:inline distT="0" distB="0" distL="0" distR="0" wp14:anchorId="7EBCA80C" wp14:editId="2687E1E7">
                    <wp:extent cx="5943600" cy="4495800"/>
                    <wp:effectExtent l="0" t="0" r="0" b="0"/>
                    <wp:docPr id="14" name="Picture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4958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C1AB253" w14:textId="77777777" w:rsidR="009F3486" w:rsidRDefault="009F3486">
            <w:pPr>
              <w:adjustRightInd w:val="0"/>
              <w:spacing w:after="20" w:line="240" w:lineRule="auto"/>
              <w:jc w:val="both"/>
              <w:rPr>
                <w:ins w:id="21" w:author="Chris Seagraves" w:date="2023-02-23T21:01:00Z"/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</w:p>
          <w:p w14:paraId="5A52E5F2" w14:textId="1F9256DA" w:rsidR="009F3486" w:rsidRDefault="009F3486">
            <w:pPr>
              <w:adjustRightInd w:val="0"/>
              <w:spacing w:after="20" w:line="240" w:lineRule="auto"/>
              <w:jc w:val="both"/>
              <w:rPr>
                <w:rFonts w:ascii="UnDotum" w:eastAsia="UnDotum" w:hAnsi="UnDotum" w:cs="UnDotum"/>
                <w:color w:val="0000FF"/>
                <w:sz w:val="20"/>
                <w:szCs w:val="20"/>
                <w:lang w:val="en"/>
              </w:rPr>
            </w:pPr>
            <w:ins w:id="22" w:author="Chris Seagraves" w:date="2023-02-23T21:01:00Z">
              <w:r w:rsidRPr="009F3486">
                <w:rPr>
                  <w:rFonts w:ascii="UnDotum" w:eastAsia="UnDotum" w:hAnsi="UnDotum" w:cs="UnDotum"/>
                  <w:color w:val="0000FF"/>
                  <w:sz w:val="20"/>
                  <w:szCs w:val="20"/>
                  <w:lang w:val="en"/>
                </w:rPr>
                <w:drawing>
                  <wp:inline distT="0" distB="0" distL="0" distR="0" wp14:anchorId="357D55DE" wp14:editId="2453F23A">
                    <wp:extent cx="5943600" cy="482600"/>
                    <wp:effectExtent l="0" t="0" r="0" b="0"/>
                    <wp:docPr id="15" name="Picture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82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6CE618DF" w14:textId="77777777" w:rsidR="00DB5D05" w:rsidRDefault="00DB5D05">
      <w:pPr>
        <w:ind w:left="55"/>
        <w:jc w:val="both"/>
        <w:rPr>
          <w:ins w:id="23" w:author="Chris Seagraves" w:date="2023-02-23T21:02:00Z"/>
          <w:rFonts w:ascii="Times New Roman" w:hAnsi="Times New Roman" w:cs="Times New Roman"/>
          <w:lang w:val="en"/>
        </w:rPr>
      </w:pPr>
    </w:p>
    <w:p w14:paraId="5A52E5F4" w14:textId="06C273EE" w:rsidR="00047E53" w:rsidRDefault="00000000">
      <w:pPr>
        <w:ind w:left="55"/>
        <w:jc w:val="both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 xml:space="preserve">(2b, 5pts): Visualize the eigen values for SIFT, </w:t>
      </w:r>
      <w:r>
        <w:rPr>
          <w:rFonts w:ascii="Times New Roman" w:hAnsi="Times New Roman" w:cs="Times New Roman" w:hint="eastAsia"/>
        </w:rPr>
        <w:t xml:space="preserve">and </w:t>
      </w:r>
      <w:r>
        <w:rPr>
          <w:rFonts w:ascii="Times New Roman" w:hAnsi="Times New Roman" w:cs="Times New Roman"/>
          <w:lang w:val="en"/>
        </w:rPr>
        <w:t>Dense SIFT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lang w:val="en"/>
        </w:rPr>
        <w:t xml:space="preserve">features here, example of SIFT is shown in lecture notes. </w:t>
      </w:r>
    </w:p>
    <w:p w14:paraId="5A52E5F5" w14:textId="2CE18506" w:rsidR="00047E53" w:rsidRDefault="00E459EA">
      <w:pPr>
        <w:ind w:left="55"/>
        <w:jc w:val="both"/>
        <w:rPr>
          <w:rFonts w:ascii="Times New Roman" w:hAnsi="Times New Roman" w:cs="Times New Roman"/>
          <w:lang w:val="en"/>
        </w:rPr>
      </w:pPr>
      <w:ins w:id="24" w:author="Chris Seagraves" w:date="2023-02-23T20:56:00Z">
        <w:r>
          <w:rPr>
            <w:noProof/>
          </w:rPr>
          <w:lastRenderedPageBreak/>
          <w:drawing>
            <wp:inline distT="0" distB="0" distL="0" distR="0" wp14:anchorId="62A6658E" wp14:editId="3B78B26E">
              <wp:extent cx="2895600" cy="2171700"/>
              <wp:effectExtent l="0" t="0" r="0" b="0"/>
              <wp:docPr id="10" name="Picture 10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Char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06431" cy="21798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AA3074">
          <w:rPr>
            <w:rFonts w:ascii="Times New Roman" w:hAnsi="Times New Roman" w:cs="Times New Roman"/>
            <w:lang w:val="en"/>
          </w:rPr>
          <w:t xml:space="preserve"> </w:t>
        </w:r>
        <w:r w:rsidR="00AA3074">
          <w:rPr>
            <w:noProof/>
          </w:rPr>
          <w:drawing>
            <wp:inline distT="0" distB="0" distL="0" distR="0" wp14:anchorId="269D3E37" wp14:editId="3F12AFA2">
              <wp:extent cx="2901950" cy="2176462"/>
              <wp:effectExtent l="0" t="0" r="0" b="0"/>
              <wp:docPr id="11" name="Picture 11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Char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08102" cy="21810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52E5F6" w14:textId="05753CDB" w:rsidR="00047E53" w:rsidDel="0001649A" w:rsidRDefault="00047E53">
      <w:pPr>
        <w:ind w:left="55"/>
        <w:jc w:val="both"/>
        <w:rPr>
          <w:del w:id="25" w:author="Chris Seagraves" w:date="2023-02-23T21:02:00Z"/>
          <w:rFonts w:ascii="Times New Roman" w:hAnsi="Times New Roman" w:cs="Times New Roman"/>
          <w:lang w:val="en"/>
        </w:rPr>
      </w:pPr>
    </w:p>
    <w:p w14:paraId="5A52E5F7" w14:textId="7DAC4830" w:rsidR="00047E53" w:rsidDel="0001649A" w:rsidRDefault="00047E53">
      <w:pPr>
        <w:ind w:left="55"/>
        <w:jc w:val="both"/>
        <w:rPr>
          <w:del w:id="26" w:author="Chris Seagraves" w:date="2023-02-23T21:02:00Z"/>
          <w:rFonts w:ascii="Times New Roman" w:hAnsi="Times New Roman" w:cs="Times New Roman"/>
          <w:lang w:val="en"/>
        </w:rPr>
      </w:pPr>
    </w:p>
    <w:p w14:paraId="5A52E5F8" w14:textId="555A6733" w:rsidR="00047E53" w:rsidDel="0001649A" w:rsidRDefault="00047E53">
      <w:pPr>
        <w:ind w:left="55"/>
        <w:jc w:val="both"/>
        <w:rPr>
          <w:del w:id="27" w:author="Chris Seagraves" w:date="2023-02-23T21:02:00Z"/>
          <w:rFonts w:ascii="Times New Roman" w:hAnsi="Times New Roman" w:cs="Times New Roman"/>
          <w:lang w:val="en"/>
        </w:rPr>
      </w:pPr>
    </w:p>
    <w:p w14:paraId="5A52E5F9" w14:textId="083602D9" w:rsidR="00047E53" w:rsidDel="0001649A" w:rsidRDefault="00047E53">
      <w:pPr>
        <w:ind w:left="55"/>
        <w:jc w:val="both"/>
        <w:rPr>
          <w:del w:id="28" w:author="Chris Seagraves" w:date="2023-02-23T21:02:00Z"/>
          <w:rFonts w:ascii="Times New Roman" w:hAnsi="Times New Roman" w:cs="Times New Roman"/>
          <w:lang w:val="en"/>
        </w:rPr>
      </w:pPr>
    </w:p>
    <w:p w14:paraId="5A52E5FA" w14:textId="1B17E0DA" w:rsidR="00047E53" w:rsidDel="0001649A" w:rsidRDefault="00047E53">
      <w:pPr>
        <w:ind w:left="55"/>
        <w:jc w:val="both"/>
        <w:rPr>
          <w:del w:id="29" w:author="Chris Seagraves" w:date="2023-02-23T21:02:00Z"/>
          <w:rFonts w:ascii="Times New Roman" w:hAnsi="Times New Roman" w:cs="Times New Roman"/>
          <w:lang w:val="en"/>
        </w:rPr>
      </w:pPr>
    </w:p>
    <w:p w14:paraId="5A52E5FB" w14:textId="7E19D080" w:rsidR="00047E53" w:rsidDel="0001649A" w:rsidRDefault="00047E53">
      <w:pPr>
        <w:ind w:left="55"/>
        <w:jc w:val="both"/>
        <w:rPr>
          <w:del w:id="30" w:author="Chris Seagraves" w:date="2023-02-23T21:02:00Z"/>
          <w:rFonts w:ascii="Times New Roman" w:hAnsi="Times New Roman" w:cs="Times New Roman"/>
          <w:lang w:val="en"/>
        </w:rPr>
      </w:pPr>
    </w:p>
    <w:p w14:paraId="5A52E5FC" w14:textId="3F60BF61" w:rsidR="00047E53" w:rsidDel="0001649A" w:rsidRDefault="00047E53">
      <w:pPr>
        <w:ind w:left="55"/>
        <w:jc w:val="both"/>
        <w:rPr>
          <w:del w:id="31" w:author="Chris Seagraves" w:date="2023-02-23T21:02:00Z"/>
          <w:rFonts w:ascii="Times New Roman" w:hAnsi="Times New Roman" w:cs="Times New Roman"/>
          <w:lang w:val="en"/>
        </w:rPr>
      </w:pPr>
    </w:p>
    <w:p w14:paraId="5A52E5FD" w14:textId="7D9AAFE5" w:rsidR="00047E53" w:rsidDel="0001649A" w:rsidRDefault="00047E53">
      <w:pPr>
        <w:ind w:left="55"/>
        <w:jc w:val="both"/>
        <w:rPr>
          <w:del w:id="32" w:author="Chris Seagraves" w:date="2023-02-23T21:02:00Z"/>
          <w:rFonts w:ascii="Times New Roman" w:hAnsi="Times New Roman" w:cs="Times New Roman"/>
          <w:lang w:val="en"/>
        </w:rPr>
      </w:pPr>
    </w:p>
    <w:p w14:paraId="5A52E5FE" w14:textId="325AE538" w:rsidR="00047E53" w:rsidDel="0001649A" w:rsidRDefault="00047E53">
      <w:pPr>
        <w:ind w:left="55"/>
        <w:jc w:val="both"/>
        <w:rPr>
          <w:del w:id="33" w:author="Chris Seagraves" w:date="2023-02-23T21:02:00Z"/>
          <w:rFonts w:ascii="Times New Roman" w:hAnsi="Times New Roman" w:cs="Times New Roman"/>
          <w:lang w:val="en"/>
        </w:rPr>
      </w:pPr>
    </w:p>
    <w:p w14:paraId="5A52E5FF" w14:textId="64186717" w:rsidR="00047E53" w:rsidDel="0001649A" w:rsidRDefault="00047E53">
      <w:pPr>
        <w:ind w:left="55"/>
        <w:jc w:val="both"/>
        <w:rPr>
          <w:del w:id="34" w:author="Chris Seagraves" w:date="2023-02-23T21:02:00Z"/>
          <w:rFonts w:ascii="Times New Roman" w:hAnsi="Times New Roman" w:cs="Times New Roman"/>
          <w:lang w:val="en"/>
        </w:rPr>
      </w:pPr>
    </w:p>
    <w:p w14:paraId="5A52E600" w14:textId="1737BDB7" w:rsidR="00047E53" w:rsidDel="0001649A" w:rsidRDefault="00047E53">
      <w:pPr>
        <w:ind w:left="55"/>
        <w:jc w:val="both"/>
        <w:rPr>
          <w:del w:id="35" w:author="Chris Seagraves" w:date="2023-02-23T21:02:00Z"/>
          <w:rFonts w:ascii="Times New Roman" w:hAnsi="Times New Roman" w:cs="Times New Roman"/>
          <w:lang w:val="en"/>
        </w:rPr>
      </w:pPr>
    </w:p>
    <w:p w14:paraId="5A52E601" w14:textId="5075DF95" w:rsidR="00047E53" w:rsidDel="0001649A" w:rsidRDefault="00047E53">
      <w:pPr>
        <w:ind w:left="55"/>
        <w:jc w:val="both"/>
        <w:rPr>
          <w:del w:id="36" w:author="Chris Seagraves" w:date="2023-02-23T21:02:00Z"/>
          <w:rFonts w:ascii="Times New Roman" w:hAnsi="Times New Roman" w:cs="Times New Roman"/>
          <w:lang w:val="en"/>
        </w:rPr>
      </w:pPr>
    </w:p>
    <w:p w14:paraId="5A52E602" w14:textId="550F499E" w:rsidR="00047E53" w:rsidDel="0001649A" w:rsidRDefault="00047E53">
      <w:pPr>
        <w:ind w:left="55"/>
        <w:jc w:val="both"/>
        <w:rPr>
          <w:del w:id="37" w:author="Chris Seagraves" w:date="2023-02-23T21:02:00Z"/>
          <w:rFonts w:ascii="Times New Roman" w:hAnsi="Times New Roman" w:cs="Times New Roman"/>
          <w:lang w:val="en"/>
        </w:rPr>
      </w:pPr>
    </w:p>
    <w:p w14:paraId="5A52E603" w14:textId="77777777" w:rsidR="00047E53" w:rsidDel="0001649A" w:rsidRDefault="00047E53">
      <w:pPr>
        <w:ind w:left="55"/>
        <w:jc w:val="both"/>
        <w:rPr>
          <w:del w:id="38" w:author="Chris Seagraves" w:date="2023-02-23T21:02:00Z"/>
          <w:rFonts w:ascii="Times New Roman" w:hAnsi="Times New Roman" w:cs="Times New Roman"/>
          <w:lang w:val="en"/>
        </w:rPr>
      </w:pPr>
    </w:p>
    <w:p w14:paraId="5A52E604" w14:textId="77777777" w:rsidR="00047E53" w:rsidDel="00613209" w:rsidRDefault="00000000" w:rsidP="0001649A">
      <w:pPr>
        <w:jc w:val="both"/>
        <w:rPr>
          <w:del w:id="39" w:author="Chris Seagraves" w:date="2023-02-23T21:06:00Z"/>
          <w:rFonts w:ascii="Times New Roman" w:hAnsi="Times New Roman" w:cs="Times New Roman"/>
        </w:rPr>
        <w:pPrChange w:id="40" w:author="Chris Seagraves" w:date="2023-02-23T21:02:00Z">
          <w:pPr>
            <w:ind w:left="55"/>
            <w:jc w:val="both"/>
          </w:pPr>
        </w:pPrChange>
      </w:pPr>
      <w:r>
        <w:rPr>
          <w:rFonts w:ascii="Times New Roman" w:hAnsi="Times New Roman" w:cs="Times New Roman"/>
          <w:lang w:val="en"/>
        </w:rPr>
        <w:t>(2c, 10pts): Save the GMM models for SIFT, DenseSIFT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lang w:val="en"/>
        </w:rPr>
        <w:t xml:space="preserve">features for a combination of PCA dimensions kd=[16, 32], and GMM components nc=[32, 64, 128]. </w:t>
      </w:r>
      <w:r>
        <w:rPr>
          <w:rFonts w:ascii="Times New Roman" w:hAnsi="Times New Roman" w:cs="Times New Roman" w:hint="eastAsia"/>
        </w:rPr>
        <w:t xml:space="preserve"> {</w:t>
      </w:r>
      <w:r>
        <w:rPr>
          <w:rFonts w:ascii="Times New Roman" w:hAnsi="Times New Roman" w:cs="Times New Roman" w:hint="eastAsia"/>
          <w:highlight w:val="yellow"/>
        </w:rPr>
        <w:t>Hint: example code and training data provided</w:t>
      </w:r>
      <w:r>
        <w:rPr>
          <w:rFonts w:ascii="Times New Roman" w:hAnsi="Times New Roman" w:cs="Times New Roman" w:hint="eastAsia"/>
        </w:rPr>
        <w:t>}</w:t>
      </w:r>
    </w:p>
    <w:p w14:paraId="5A52E605" w14:textId="395BC3EA" w:rsidR="00047E53" w:rsidDel="00613209" w:rsidRDefault="00047E53">
      <w:pPr>
        <w:ind w:left="55"/>
        <w:jc w:val="both"/>
        <w:rPr>
          <w:del w:id="41" w:author="Chris Seagraves" w:date="2023-02-23T21:06:00Z"/>
          <w:rFonts w:ascii="Times New Roman" w:hAnsi="Times New Roman" w:cs="Times New Roman"/>
          <w:lang w:val="en"/>
        </w:rPr>
      </w:pPr>
    </w:p>
    <w:p w14:paraId="5A52E606" w14:textId="5F1A9F12" w:rsidR="00047E53" w:rsidRPr="004E682D" w:rsidDel="00613209" w:rsidRDefault="00047E53">
      <w:pPr>
        <w:ind w:left="55"/>
        <w:jc w:val="both"/>
        <w:rPr>
          <w:del w:id="42" w:author="Chris Seagraves" w:date="2023-02-23T21:06:00Z"/>
          <w:rFonts w:ascii="Times New Roman" w:hAnsi="Times New Roman" w:cs="Times New Roman"/>
          <w:color w:val="5B9BD5" w:themeColor="accent1"/>
          <w:lang w:val="en"/>
          <w:rPrChange w:id="43" w:author="Chris Seagraves" w:date="2023-02-23T21:05:00Z">
            <w:rPr>
              <w:del w:id="44" w:author="Chris Seagraves" w:date="2023-02-23T21:06:00Z"/>
              <w:rFonts w:ascii="Times New Roman" w:hAnsi="Times New Roman" w:cs="Times New Roman"/>
              <w:lang w:val="en"/>
            </w:rPr>
          </w:rPrChange>
        </w:rPr>
      </w:pPr>
    </w:p>
    <w:p w14:paraId="5A52E607" w14:textId="77777777" w:rsidR="00047E53" w:rsidRDefault="00047E53" w:rsidP="00613209">
      <w:pPr>
        <w:jc w:val="both"/>
        <w:rPr>
          <w:rFonts w:ascii="Times New Roman" w:hAnsi="Times New Roman" w:cs="Times New Roman"/>
        </w:rPr>
        <w:pPrChange w:id="45" w:author="Chris Seagraves" w:date="2023-02-23T21:06:00Z">
          <w:pPr/>
        </w:pPrChange>
      </w:pPr>
    </w:p>
    <w:p w14:paraId="5A52E608" w14:textId="782BD16B" w:rsidR="00047E53" w:rsidDel="00613209" w:rsidRDefault="00047E53">
      <w:pPr>
        <w:rPr>
          <w:del w:id="46" w:author="Chris Seagraves" w:date="2023-02-23T21:06:00Z"/>
          <w:rFonts w:ascii="Times New Roman" w:hAnsi="Times New Roman" w:cs="Times New Roman"/>
        </w:rPr>
      </w:pPr>
    </w:p>
    <w:p w14:paraId="61F0D602" w14:textId="74B13B01" w:rsidR="00CB3783" w:rsidRPr="00613209" w:rsidDel="00AD70C5" w:rsidRDefault="00613209">
      <w:pPr>
        <w:rPr>
          <w:del w:id="47" w:author="Chris Seagraves" w:date="2023-02-23T21:07:00Z"/>
          <w:rFonts w:ascii="Times New Roman" w:hAnsi="Times New Roman" w:cs="Times New Roman"/>
          <w:color w:val="5B9BD5" w:themeColor="accent1"/>
          <w:rPrChange w:id="48" w:author="Chris Seagraves" w:date="2023-02-23T21:06:00Z">
            <w:rPr>
              <w:del w:id="49" w:author="Chris Seagraves" w:date="2023-02-23T21:07:00Z"/>
              <w:rFonts w:ascii="Times New Roman" w:hAnsi="Times New Roman" w:cs="Times New Roman"/>
            </w:rPr>
          </w:rPrChange>
        </w:rPr>
      </w:pPr>
      <w:ins w:id="50" w:author="Chris Seagraves" w:date="2023-02-23T21:06:00Z">
        <w:r w:rsidRPr="00613209">
          <w:rPr>
            <w:rFonts w:ascii="Times New Roman" w:hAnsi="Times New Roman" w:cs="Times New Roman"/>
            <w:color w:val="5B9BD5" w:themeColor="accent1"/>
            <w:rPrChange w:id="51" w:author="Chris Seagraves" w:date="2023-02-23T21:06:00Z">
              <w:rPr>
                <w:rFonts w:ascii="Times New Roman" w:hAnsi="Times New Roman" w:cs="Times New Roman"/>
              </w:rPr>
            </w:rPrChange>
          </w:rPr>
          <w:t>T</w:t>
        </w:r>
      </w:ins>
      <w:ins w:id="52" w:author="Chris Seagraves" w:date="2023-02-23T21:07:00Z">
        <w:r w:rsidR="00CB3783">
          <w:rPr>
            <w:rFonts w:ascii="Times New Roman" w:hAnsi="Times New Roman" w:cs="Times New Roman"/>
            <w:color w:val="5B9BD5" w:themeColor="accent1"/>
          </w:rPr>
          <w:t>rust, t</w:t>
        </w:r>
      </w:ins>
      <w:ins w:id="53" w:author="Chris Seagraves" w:date="2023-02-23T21:06:00Z">
        <w:r w:rsidRPr="00613209">
          <w:rPr>
            <w:rFonts w:ascii="Times New Roman" w:hAnsi="Times New Roman" w:cs="Times New Roman"/>
            <w:color w:val="5B9BD5" w:themeColor="accent1"/>
            <w:rPrChange w:id="54" w:author="Chris Seagraves" w:date="2023-02-23T21:06:00Z">
              <w:rPr>
                <w:rFonts w:ascii="Times New Roman" w:hAnsi="Times New Roman" w:cs="Times New Roman"/>
              </w:rPr>
            </w:rPrChange>
          </w:rPr>
          <w:t>hey’re saved…</w:t>
        </w:r>
        <w:r w:rsidR="00CB3783">
          <w:rPr>
            <w:rFonts w:ascii="Times New Roman" w:hAnsi="Times New Roman" w:cs="Times New Roman"/>
            <w:color w:val="5B9BD5" w:themeColor="accent1"/>
          </w:rPr>
          <w:t xml:space="preserve"> </w:t>
        </w:r>
      </w:ins>
      <w:ins w:id="55" w:author="Chris Seagraves" w:date="2023-02-23T21:07:00Z">
        <w:r w:rsidR="00B67B6D">
          <w:rPr>
            <w:rFonts w:ascii="Times New Roman" w:hAnsi="Times New Roman" w:cs="Times New Roman"/>
            <w:color w:val="5B9BD5" w:themeColor="accent1"/>
          </w:rPr>
          <w:t xml:space="preserve">and for example, they’re a 2x3 struct to correlate with the kds and ncs </w:t>
        </w:r>
        <w:r w:rsidR="00B67B6D">
          <w:rPr>
            <mc:AlternateContent>
              <mc:Choice Requires="w16se">
                <w:rFonts w:ascii="Times New Roman" w:hAnsi="Times New Roman" w:cs="Times New Roman"/>
              </mc:Choice>
              <mc:Fallback>
                <w:rFonts w:ascii="Segoe UI Emoji" w:eastAsia="Segoe UI Emoji" w:hAnsi="Segoe UI Emoji" w:cs="Segoe UI Emoji"/>
              </mc:Fallback>
            </mc:AlternateContent>
            <w:color w:val="5B9BD5" w:themeColor="accent1"/>
          </w:rPr>
          <mc:AlternateContent>
            <mc:Choice Requires="w16se">
              <w16se:symEx w16se:font="Segoe UI Emoji" w16se:char="1F44D"/>
            </mc:Choice>
            <mc:Fallback>
              <w:t>👍</w:t>
            </mc:Fallback>
          </mc:AlternateContent>
        </w:r>
      </w:ins>
      <w:ins w:id="56" w:author="Chris Seagraves" w:date="2023-02-23T21:06:00Z">
        <w:r w:rsidR="00CB3783" w:rsidRPr="00CB3783">
          <w:rPr>
            <w:rFonts w:ascii="Times New Roman" w:hAnsi="Times New Roman" w:cs="Times New Roman"/>
            <w:color w:val="5B9BD5" w:themeColor="accent1"/>
          </w:rPr>
          <w:drawing>
            <wp:inline distT="0" distB="0" distL="0" distR="0" wp14:anchorId="7B24203B" wp14:editId="5B02BBED">
              <wp:extent cx="2533650" cy="4817606"/>
              <wp:effectExtent l="0" t="0" r="0" b="2540"/>
              <wp:docPr id="16" name="Picture 16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Text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36728" cy="4823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52E60A" w14:textId="5E3CA284" w:rsidR="00047E53" w:rsidDel="00AD70C5" w:rsidRDefault="00047E53">
      <w:pPr>
        <w:rPr>
          <w:del w:id="57" w:author="Chris Seagraves" w:date="2023-02-23T21:07:00Z"/>
          <w:rFonts w:ascii="Times New Roman" w:hAnsi="Times New Roman" w:cs="Times New Roman"/>
        </w:rPr>
      </w:pPr>
    </w:p>
    <w:p w14:paraId="5A52E60B" w14:textId="10457442" w:rsidR="00047E53" w:rsidDel="00AD70C5" w:rsidRDefault="00047E53">
      <w:pPr>
        <w:rPr>
          <w:del w:id="58" w:author="Chris Seagraves" w:date="2023-02-23T21:07:00Z"/>
          <w:rFonts w:ascii="Times New Roman" w:hAnsi="Times New Roman" w:cs="Times New Roman"/>
        </w:rPr>
      </w:pPr>
    </w:p>
    <w:p w14:paraId="5A52E60C" w14:textId="16EEA594" w:rsidR="00047E53" w:rsidDel="00AD70C5" w:rsidRDefault="00047E53">
      <w:pPr>
        <w:rPr>
          <w:del w:id="59" w:author="Chris Seagraves" w:date="2023-02-23T21:07:00Z"/>
          <w:rFonts w:ascii="Times New Roman" w:hAnsi="Times New Roman" w:cs="Times New Roman"/>
        </w:rPr>
      </w:pPr>
    </w:p>
    <w:p w14:paraId="5A52E60D" w14:textId="4131BFB2" w:rsidR="00047E53" w:rsidDel="00AD70C5" w:rsidRDefault="00047E53">
      <w:pPr>
        <w:rPr>
          <w:del w:id="60" w:author="Chris Seagraves" w:date="2023-02-23T21:07:00Z"/>
          <w:rFonts w:ascii="Times New Roman" w:hAnsi="Times New Roman" w:cs="Times New Roman"/>
        </w:rPr>
      </w:pPr>
    </w:p>
    <w:p w14:paraId="5A52E60E" w14:textId="77777777" w:rsidR="00047E53" w:rsidDel="00AD70C5" w:rsidRDefault="00047E53">
      <w:pPr>
        <w:rPr>
          <w:del w:id="61" w:author="Chris Seagraves" w:date="2023-02-23T21:08:00Z"/>
          <w:rFonts w:ascii="Times New Roman" w:hAnsi="Times New Roman" w:cs="Times New Roman"/>
        </w:rPr>
      </w:pPr>
    </w:p>
    <w:p w14:paraId="5A52E60F" w14:textId="77777777" w:rsidR="00047E53" w:rsidRDefault="00000000">
      <w:pPr>
        <w:rPr>
          <w:rFonts w:ascii="Times New Roman" w:hAnsi="Times New Roman" w:cs="Times New Roman"/>
          <w:lang w:val="en"/>
        </w:rPr>
      </w:pPr>
      <w:del w:id="62" w:author="Chris Seagraves" w:date="2023-02-23T21:08:00Z">
        <w:r w:rsidDel="00AD70C5">
          <w:rPr>
            <w:rFonts w:ascii="Times New Roman" w:hAnsi="Times New Roman" w:cs="Times New Roman"/>
            <w:lang w:val="en"/>
          </w:rPr>
          <w:br w:type="page"/>
        </w:r>
      </w:del>
    </w:p>
    <w:p w14:paraId="5A52E610" w14:textId="77777777" w:rsidR="00047E53" w:rsidRDefault="00000000">
      <w:pPr>
        <w:numPr>
          <w:ilvl w:val="0"/>
          <w:numId w:val="1"/>
        </w:numPr>
        <w:ind w:left="55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Compute the gradient feature aggregations and benchmark its recognition accuracy. [50pts]</w:t>
      </w:r>
    </w:p>
    <w:p w14:paraId="5A52E611" w14:textId="77777777" w:rsidR="00047E53" w:rsidRDefault="00000000">
      <w:pPr>
        <w:ind w:left="55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(3a: 20pts), implement the FisherVector aggregation function here based on vl_feat library:</w:t>
      </w:r>
    </w:p>
    <w:tbl>
      <w:tblPr>
        <w:tblStyle w:val="TableGrid"/>
        <w:tblW w:w="8340" w:type="dxa"/>
        <w:tblLayout w:type="fixed"/>
        <w:tblLook w:val="04A0" w:firstRow="1" w:lastRow="0" w:firstColumn="1" w:lastColumn="0" w:noHBand="0" w:noVBand="1"/>
      </w:tblPr>
      <w:tblGrid>
        <w:gridCol w:w="8340"/>
      </w:tblGrid>
      <w:tr w:rsidR="00047E53" w14:paraId="5A52E61B" w14:textId="77777777">
        <w:trPr>
          <w:trHeight w:val="3711"/>
        </w:trPr>
        <w:tc>
          <w:tcPr>
            <w:tcW w:w="8340" w:type="dxa"/>
          </w:tcPr>
          <w:p w14:paraId="5A52E612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function [fv]=</w:t>
            </w: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lang w:val="en"/>
              </w:rPr>
              <w:t>getFisherVector</w:t>
            </w:r>
            <w:r>
              <w:rPr>
                <w:rFonts w:ascii="Times New Roman" w:hAnsi="Times New Roman" w:cs="Times New Roman"/>
                <w:color w:val="0000FF"/>
                <w:lang w:val="en"/>
              </w:rPr>
              <w:t>(f, A, gmm, kd, nc)</w:t>
            </w:r>
          </w:p>
          <w:p w14:paraId="5A52E613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% f: n x d features</w:t>
            </w:r>
          </w:p>
          <w:p w14:paraId="5A52E614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%A: d x d PCA matrix</w:t>
            </w:r>
          </w:p>
          <w:p w14:paraId="5A52E615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% gmm: gmm.mean, gmm.var, gmm.prior, the GMM of dimension kd by nc</w:t>
            </w:r>
          </w:p>
          <w:p w14:paraId="5A52E616" w14:textId="77777777" w:rsidR="00047E53" w:rsidRDefault="00000000">
            <w:pPr>
              <w:rPr>
                <w:ins w:id="63" w:author="Chris Seagraves" w:date="2023-02-23T20:52:00Z"/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......</w:t>
            </w:r>
          </w:p>
          <w:p w14:paraId="2FB2B2B9" w14:textId="4DDA401A" w:rsidR="006477FB" w:rsidRDefault="006477FB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ins w:id="64" w:author="Chris Seagraves" w:date="2023-02-23T20:52:00Z">
              <w:r w:rsidRPr="006477FB">
                <w:rPr>
                  <w:rFonts w:ascii="Times New Roman" w:hAnsi="Times New Roman" w:cs="Times New Roman"/>
                  <w:color w:val="0000FF"/>
                  <w:lang w:val="en"/>
                </w:rPr>
                <w:drawing>
                  <wp:inline distT="0" distB="0" distL="0" distR="0" wp14:anchorId="48DA0D98" wp14:editId="70486C7D">
                    <wp:extent cx="5158740" cy="3277235"/>
                    <wp:effectExtent l="0" t="0" r="3810" b="0"/>
                    <wp:docPr id="5" name="Picture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58740" cy="327723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5A52E617" w14:textId="2F26987C" w:rsidR="00047E53" w:rsidRDefault="00290CF9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ins w:id="65" w:author="Chris Seagraves" w:date="2023-02-23T20:51:00Z">
              <w:r w:rsidRPr="00290CF9">
                <w:rPr>
                  <w:rFonts w:ascii="Times New Roman" w:hAnsi="Times New Roman" w:cs="Times New Roman"/>
                  <w:color w:val="0000FF"/>
                  <w:lang w:val="en"/>
                </w:rPr>
                <w:drawing>
                  <wp:inline distT="0" distB="0" distL="0" distR="0" wp14:anchorId="76B49054" wp14:editId="0811EB11">
                    <wp:extent cx="5158740" cy="701675"/>
                    <wp:effectExtent l="0" t="0" r="3810" b="3175"/>
                    <wp:docPr id="4" name="Pictur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5874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5A52E618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  <w:p w14:paraId="5A52E619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  <w:p w14:paraId="5A52E61A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</w:tc>
      </w:tr>
    </w:tbl>
    <w:p w14:paraId="5A52E61C" w14:textId="77777777" w:rsidR="00047E53" w:rsidRDefault="00047E53">
      <w:pPr>
        <w:rPr>
          <w:rFonts w:ascii="Times New Roman" w:hAnsi="Times New Roman" w:cs="Times New Roman"/>
          <w:lang w:val="en"/>
        </w:rPr>
      </w:pPr>
    </w:p>
    <w:p w14:paraId="5A52E61D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(3b: 20 pts), compute the knnclassify() based recognition (leave 1 out) results and confusion map, just like in HW-1 here for a combination of  features, GMM sizes, fill in the table below, and also show confusion map:</w:t>
      </w:r>
    </w:p>
    <w:p w14:paraId="5A52E61E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i/>
          <w:iCs/>
          <w:lang w:val="en"/>
        </w:rPr>
        <w:lastRenderedPageBreak/>
        <w:t xml:space="preserve">SIFT </w:t>
      </w:r>
      <w:r>
        <w:rPr>
          <w:rFonts w:ascii="Times New Roman" w:hAnsi="Times New Roman" w:cs="Times New Roman"/>
          <w:lang w:val="en"/>
        </w:rPr>
        <w:t>FV aggregation recognition accuracy: sum(diag(cm))/sum(cm(:))</w:t>
      </w:r>
    </w:p>
    <w:tbl>
      <w:tblPr>
        <w:tblStyle w:val="TableGrid"/>
        <w:tblW w:w="7573" w:type="dxa"/>
        <w:tblLayout w:type="fixed"/>
        <w:tblLook w:val="04A0" w:firstRow="1" w:lastRow="0" w:firstColumn="1" w:lastColumn="0" w:noHBand="0" w:noVBand="1"/>
      </w:tblPr>
      <w:tblGrid>
        <w:gridCol w:w="2394"/>
        <w:gridCol w:w="1472"/>
        <w:gridCol w:w="1950"/>
        <w:gridCol w:w="1757"/>
      </w:tblGrid>
      <w:tr w:rsidR="00047E53" w14:paraId="5A52E623" w14:textId="77777777">
        <w:tc>
          <w:tcPr>
            <w:tcW w:w="2394" w:type="dxa"/>
          </w:tcPr>
          <w:p w14:paraId="5A52E61F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GMM Size (Kd/nc)</w:t>
            </w:r>
          </w:p>
        </w:tc>
        <w:tc>
          <w:tcPr>
            <w:tcW w:w="1472" w:type="dxa"/>
          </w:tcPr>
          <w:p w14:paraId="5A52E620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950" w:type="dxa"/>
          </w:tcPr>
          <w:p w14:paraId="5A52E621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64</w:t>
            </w:r>
          </w:p>
        </w:tc>
        <w:tc>
          <w:tcPr>
            <w:tcW w:w="1757" w:type="dxa"/>
          </w:tcPr>
          <w:p w14:paraId="5A52E622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128</w:t>
            </w:r>
          </w:p>
        </w:tc>
      </w:tr>
      <w:tr w:rsidR="00047E53" w14:paraId="5A52E628" w14:textId="77777777">
        <w:tc>
          <w:tcPr>
            <w:tcW w:w="2394" w:type="dxa"/>
          </w:tcPr>
          <w:p w14:paraId="5A52E624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16</w:t>
            </w:r>
          </w:p>
        </w:tc>
        <w:tc>
          <w:tcPr>
            <w:tcW w:w="1472" w:type="dxa"/>
          </w:tcPr>
          <w:p w14:paraId="5A52E625" w14:textId="5E41FD49" w:rsidR="00047E53" w:rsidRDefault="00E474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54%</w:t>
            </w:r>
          </w:p>
        </w:tc>
        <w:tc>
          <w:tcPr>
            <w:tcW w:w="1950" w:type="dxa"/>
          </w:tcPr>
          <w:p w14:paraId="5A52E626" w14:textId="01F6549A" w:rsidR="00047E53" w:rsidRDefault="00946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39%</w:t>
            </w:r>
          </w:p>
        </w:tc>
        <w:tc>
          <w:tcPr>
            <w:tcW w:w="1757" w:type="dxa"/>
          </w:tcPr>
          <w:p w14:paraId="5A52E627" w14:textId="2FF85FCE" w:rsidR="00047E53" w:rsidRDefault="00946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24%</w:t>
            </w:r>
          </w:p>
        </w:tc>
      </w:tr>
      <w:tr w:rsidR="00047E53" w14:paraId="5A52E62D" w14:textId="77777777">
        <w:tc>
          <w:tcPr>
            <w:tcW w:w="2394" w:type="dxa"/>
          </w:tcPr>
          <w:p w14:paraId="5A52E629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472" w:type="dxa"/>
          </w:tcPr>
          <w:p w14:paraId="5A52E62A" w14:textId="563F9001" w:rsidR="00047E53" w:rsidRDefault="00946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19%</w:t>
            </w:r>
          </w:p>
        </w:tc>
        <w:tc>
          <w:tcPr>
            <w:tcW w:w="1950" w:type="dxa"/>
          </w:tcPr>
          <w:p w14:paraId="5A52E62B" w14:textId="622A5A82" w:rsidR="00047E53" w:rsidRDefault="00946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49%</w:t>
            </w:r>
          </w:p>
        </w:tc>
        <w:tc>
          <w:tcPr>
            <w:tcW w:w="1757" w:type="dxa"/>
          </w:tcPr>
          <w:p w14:paraId="5A52E62C" w14:textId="24463162" w:rsidR="00047E53" w:rsidRDefault="00946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32%</w:t>
            </w:r>
          </w:p>
        </w:tc>
      </w:tr>
    </w:tbl>
    <w:p w14:paraId="5A52E62E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i/>
          <w:iCs/>
          <w:lang w:val="en"/>
        </w:rPr>
        <w:t xml:space="preserve">Dense SIFT </w:t>
      </w:r>
      <w:r>
        <w:rPr>
          <w:rFonts w:ascii="Times New Roman" w:hAnsi="Times New Roman" w:cs="Times New Roman"/>
          <w:lang w:val="en"/>
        </w:rPr>
        <w:t>FV aggregation recognition accuracy: sum(diag(cm))/sum(cm(:))</w:t>
      </w:r>
    </w:p>
    <w:tbl>
      <w:tblPr>
        <w:tblStyle w:val="TableGrid"/>
        <w:tblW w:w="7573" w:type="dxa"/>
        <w:tblLayout w:type="fixed"/>
        <w:tblLook w:val="04A0" w:firstRow="1" w:lastRow="0" w:firstColumn="1" w:lastColumn="0" w:noHBand="0" w:noVBand="1"/>
      </w:tblPr>
      <w:tblGrid>
        <w:gridCol w:w="2394"/>
        <w:gridCol w:w="1472"/>
        <w:gridCol w:w="1950"/>
        <w:gridCol w:w="1757"/>
      </w:tblGrid>
      <w:tr w:rsidR="00047E53" w14:paraId="5A52E633" w14:textId="77777777">
        <w:tc>
          <w:tcPr>
            <w:tcW w:w="2394" w:type="dxa"/>
          </w:tcPr>
          <w:p w14:paraId="5A52E62F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GMM Size (Kd/nc)</w:t>
            </w:r>
          </w:p>
        </w:tc>
        <w:tc>
          <w:tcPr>
            <w:tcW w:w="1472" w:type="dxa"/>
          </w:tcPr>
          <w:p w14:paraId="5A52E630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950" w:type="dxa"/>
          </w:tcPr>
          <w:p w14:paraId="5A52E631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64</w:t>
            </w:r>
          </w:p>
        </w:tc>
        <w:tc>
          <w:tcPr>
            <w:tcW w:w="1757" w:type="dxa"/>
          </w:tcPr>
          <w:p w14:paraId="5A52E632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128</w:t>
            </w:r>
          </w:p>
        </w:tc>
      </w:tr>
      <w:tr w:rsidR="00047E53" w14:paraId="5A52E638" w14:textId="77777777">
        <w:tc>
          <w:tcPr>
            <w:tcW w:w="2394" w:type="dxa"/>
          </w:tcPr>
          <w:p w14:paraId="5A52E634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16</w:t>
            </w:r>
          </w:p>
        </w:tc>
        <w:tc>
          <w:tcPr>
            <w:tcW w:w="1472" w:type="dxa"/>
          </w:tcPr>
          <w:p w14:paraId="5A52E635" w14:textId="1848DE60" w:rsidR="00047E53" w:rsidRDefault="00535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66%</w:t>
            </w:r>
          </w:p>
        </w:tc>
        <w:tc>
          <w:tcPr>
            <w:tcW w:w="1950" w:type="dxa"/>
          </w:tcPr>
          <w:p w14:paraId="5A52E636" w14:textId="0A2B1F81" w:rsidR="00047E53" w:rsidRDefault="005357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140048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757" w:type="dxa"/>
          </w:tcPr>
          <w:p w14:paraId="5A52E637" w14:textId="282BD52C" w:rsidR="00047E53" w:rsidRDefault="001400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64%</w:t>
            </w:r>
          </w:p>
        </w:tc>
      </w:tr>
      <w:tr w:rsidR="00047E53" w14:paraId="5A52E63D" w14:textId="77777777">
        <w:tc>
          <w:tcPr>
            <w:tcW w:w="2394" w:type="dxa"/>
          </w:tcPr>
          <w:p w14:paraId="5A52E639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472" w:type="dxa"/>
          </w:tcPr>
          <w:p w14:paraId="5A52E63A" w14:textId="61AB1A62" w:rsidR="00047E53" w:rsidRDefault="001400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66%</w:t>
            </w:r>
          </w:p>
        </w:tc>
        <w:tc>
          <w:tcPr>
            <w:tcW w:w="1950" w:type="dxa"/>
          </w:tcPr>
          <w:p w14:paraId="5A52E63B" w14:textId="679E0AAD" w:rsidR="00047E53" w:rsidRDefault="00842B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69%</w:t>
            </w:r>
          </w:p>
        </w:tc>
        <w:tc>
          <w:tcPr>
            <w:tcW w:w="1757" w:type="dxa"/>
          </w:tcPr>
          <w:p w14:paraId="5A52E63C" w14:textId="7BE0CFA0" w:rsidR="00047E53" w:rsidRDefault="00842B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67%</w:t>
            </w:r>
          </w:p>
        </w:tc>
      </w:tr>
    </w:tbl>
    <w:p w14:paraId="5A52E63E" w14:textId="77777777" w:rsidR="00047E53" w:rsidRDefault="00047E53">
      <w:pPr>
        <w:rPr>
          <w:rFonts w:ascii="Times New Roman" w:hAnsi="Times New Roman" w:cs="Times New Roman"/>
          <w:lang w:val="en"/>
        </w:rPr>
      </w:pPr>
    </w:p>
    <w:p w14:paraId="5A52E63F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i/>
          <w:iCs/>
          <w:lang w:val="en"/>
        </w:rPr>
        <w:t xml:space="preserve">HoG </w:t>
      </w:r>
      <w:r>
        <w:rPr>
          <w:rFonts w:ascii="Times New Roman" w:hAnsi="Times New Roman" w:cs="Times New Roman"/>
          <w:lang w:val="en"/>
        </w:rPr>
        <w:t>FV aggregation recognition accuracy: sum(diag(cm))/sum(cm(:))</w:t>
      </w:r>
    </w:p>
    <w:tbl>
      <w:tblPr>
        <w:tblStyle w:val="TableGrid"/>
        <w:tblW w:w="7573" w:type="dxa"/>
        <w:tblLayout w:type="fixed"/>
        <w:tblLook w:val="04A0" w:firstRow="1" w:lastRow="0" w:firstColumn="1" w:lastColumn="0" w:noHBand="0" w:noVBand="1"/>
      </w:tblPr>
      <w:tblGrid>
        <w:gridCol w:w="2394"/>
        <w:gridCol w:w="1472"/>
        <w:gridCol w:w="1950"/>
        <w:gridCol w:w="1757"/>
      </w:tblGrid>
      <w:tr w:rsidR="00047E53" w14:paraId="5A52E644" w14:textId="77777777">
        <w:tc>
          <w:tcPr>
            <w:tcW w:w="2394" w:type="dxa"/>
          </w:tcPr>
          <w:p w14:paraId="5A52E640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GMM Size (Kd/nc)</w:t>
            </w:r>
          </w:p>
        </w:tc>
        <w:tc>
          <w:tcPr>
            <w:tcW w:w="1472" w:type="dxa"/>
          </w:tcPr>
          <w:p w14:paraId="5A52E641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950" w:type="dxa"/>
          </w:tcPr>
          <w:p w14:paraId="5A52E642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64</w:t>
            </w:r>
          </w:p>
        </w:tc>
        <w:tc>
          <w:tcPr>
            <w:tcW w:w="1757" w:type="dxa"/>
          </w:tcPr>
          <w:p w14:paraId="5A52E643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128</w:t>
            </w:r>
          </w:p>
        </w:tc>
      </w:tr>
      <w:tr w:rsidR="00047E53" w14:paraId="5A52E649" w14:textId="77777777">
        <w:tc>
          <w:tcPr>
            <w:tcW w:w="2394" w:type="dxa"/>
          </w:tcPr>
          <w:p w14:paraId="5A52E645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16</w:t>
            </w:r>
          </w:p>
        </w:tc>
        <w:tc>
          <w:tcPr>
            <w:tcW w:w="1472" w:type="dxa"/>
          </w:tcPr>
          <w:p w14:paraId="5A52E646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47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48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  <w:tr w:rsidR="00047E53" w14:paraId="5A52E64E" w14:textId="77777777">
        <w:tc>
          <w:tcPr>
            <w:tcW w:w="2394" w:type="dxa"/>
          </w:tcPr>
          <w:p w14:paraId="5A52E64A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472" w:type="dxa"/>
          </w:tcPr>
          <w:p w14:paraId="5A52E64B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4C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4D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</w:tbl>
    <w:p w14:paraId="5A52E64F" w14:textId="77777777" w:rsidR="00047E53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52E651" w14:textId="462AE901" w:rsidR="00047E53" w:rsidRPr="00BA50FB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lastRenderedPageBreak/>
        <w:t>(3c: 10 pts), Plot the confusion map for 6 combinations for each feature, one example for SIFT, kd=16, nc=64 is shown below:</w:t>
      </w:r>
      <w:r>
        <w:rPr>
          <w:rFonts w:ascii="Times New Roman" w:hAnsi="Times New Roman" w:cs="Times New Roman" w:hint="eastAsia"/>
        </w:rPr>
        <w:t xml:space="preserve"> {Hint: confusionmat()}</w:t>
      </w:r>
    </w:p>
    <w:p w14:paraId="1A182E7D" w14:textId="750B304E" w:rsidR="00BA27CA" w:rsidRPr="00DD3999" w:rsidRDefault="008924CC" w:rsidP="00DD3999">
      <w:pPr>
        <w:rPr>
          <w:rFonts w:ascii="Times New Roman" w:hAnsi="Times New Roman" w:cs="Times New Roman"/>
          <w:color w:val="5B9BD5" w:themeColor="accent1"/>
          <w:lang w:val="en"/>
        </w:rPr>
      </w:pPr>
      <w:r w:rsidRPr="00BA50FB">
        <w:rPr>
          <w:rFonts w:ascii="Times New Roman" w:hAnsi="Times New Roman" w:cs="Times New Roman"/>
          <w:color w:val="5B9BD5" w:themeColor="accent1"/>
          <w:lang w:val="en"/>
        </w:rPr>
        <w:t xml:space="preserve">Not </w:t>
      </w:r>
      <w:r w:rsidR="007139BF" w:rsidRPr="00BA50FB">
        <w:rPr>
          <w:rFonts w:ascii="Times New Roman" w:hAnsi="Times New Roman" w:cs="Times New Roman"/>
          <w:color w:val="5B9BD5" w:themeColor="accent1"/>
          <w:lang w:val="en"/>
        </w:rPr>
        <w:t>sure</w:t>
      </w:r>
      <w:r w:rsidRPr="00BA50FB">
        <w:rPr>
          <w:rFonts w:ascii="Times New Roman" w:hAnsi="Times New Roman" w:cs="Times New Roman"/>
          <w:color w:val="5B9BD5" w:themeColor="accent1"/>
          <w:lang w:val="en"/>
        </w:rPr>
        <w:t xml:space="preserve"> what</w:t>
      </w:r>
      <w:ins w:id="66" w:author="Chris Seagraves" w:date="2023-02-23T21:08:00Z">
        <w:r w:rsidR="003458A5">
          <w:rPr>
            <w:rFonts w:ascii="Times New Roman" w:hAnsi="Times New Roman" w:cs="Times New Roman"/>
            <w:color w:val="5B9BD5" w:themeColor="accent1"/>
            <w:lang w:val="en"/>
          </w:rPr>
          <w:t xml:space="preserve"> happened </w:t>
        </w:r>
      </w:ins>
      <w:del w:id="67" w:author="Chris Seagraves" w:date="2023-02-23T21:08:00Z">
        <w:r w:rsidRPr="00BA50FB" w:rsidDel="003458A5">
          <w:rPr>
            <w:rFonts w:ascii="Times New Roman" w:hAnsi="Times New Roman" w:cs="Times New Roman"/>
            <w:color w:val="5B9BD5" w:themeColor="accent1"/>
            <w:lang w:val="en"/>
          </w:rPr>
          <w:delText xml:space="preserve">’s </w:delText>
        </w:r>
        <w:r w:rsidR="00447D9A" w:rsidRPr="00BA50FB" w:rsidDel="003458A5">
          <w:rPr>
            <w:rFonts w:ascii="Times New Roman" w:hAnsi="Times New Roman" w:cs="Times New Roman"/>
            <w:color w:val="5B9BD5" w:themeColor="accent1"/>
            <w:lang w:val="en"/>
          </w:rPr>
          <w:delText>happened</w:delText>
        </w:r>
        <w:r w:rsidRPr="00BA50FB" w:rsidDel="003458A5">
          <w:rPr>
            <w:rFonts w:ascii="Times New Roman" w:hAnsi="Times New Roman" w:cs="Times New Roman"/>
            <w:color w:val="5B9BD5" w:themeColor="accent1"/>
            <w:lang w:val="en"/>
          </w:rPr>
          <w:delText xml:space="preserve"> </w:delText>
        </w:r>
      </w:del>
      <w:r w:rsidRPr="00BA50FB">
        <w:rPr>
          <w:rFonts w:ascii="Times New Roman" w:hAnsi="Times New Roman" w:cs="Times New Roman"/>
          <w:color w:val="5B9BD5" w:themeColor="accent1"/>
          <w:lang w:val="en"/>
        </w:rPr>
        <w:t>with predicting cha</w:t>
      </w:r>
      <w:r w:rsidR="00D85C3F" w:rsidRPr="00BA50FB">
        <w:rPr>
          <w:rFonts w:ascii="Times New Roman" w:hAnsi="Times New Roman" w:cs="Times New Roman"/>
          <w:color w:val="5B9BD5" w:themeColor="accent1"/>
          <w:lang w:val="en"/>
        </w:rPr>
        <w:t>parral overload on 3 of these…</w:t>
      </w:r>
      <w:r w:rsidR="00DD3999">
        <w:rPr>
          <w:rFonts w:ascii="Times New Roman" w:hAnsi="Times New Roman" w:cs="Times New Roman"/>
          <w:color w:val="5B9BD5" w:themeColor="accent1"/>
          <w:lang w:val="en"/>
        </w:rPr>
        <w:t xml:space="preserve"> </w:t>
      </w:r>
      <w:r w:rsidR="00D85C3F" w:rsidRPr="00BA50FB">
        <w:rPr>
          <w:rFonts w:ascii="Times New Roman" w:hAnsi="Times New Roman" w:cs="Times New Roman"/>
          <w:color w:val="5B9BD5" w:themeColor="accent1"/>
          <w:lang w:val="en"/>
        </w:rPr>
        <w:t>This was 100 images per</w:t>
      </w:r>
      <w:ins w:id="68" w:author="Chris Seagraves" w:date="2023-02-23T20:50:00Z">
        <w:r w:rsidR="00DD3999">
          <w:rPr>
            <w:rFonts w:ascii="Times New Roman" w:hAnsi="Times New Roman" w:cs="Times New Roman"/>
            <w:color w:val="5B9BD5" w:themeColor="accent1"/>
            <w:lang w:val="en"/>
          </w:rPr>
          <w:t xml:space="preserve"> </w:t>
        </w:r>
      </w:ins>
      <w:del w:id="69" w:author="Chris Seagraves" w:date="2023-02-23T20:50:00Z">
        <w:r w:rsidR="00D85C3F" w:rsidRPr="00BA50FB" w:rsidDel="00DD3999">
          <w:rPr>
            <w:rFonts w:ascii="Times New Roman" w:hAnsi="Times New Roman" w:cs="Times New Roman"/>
            <w:color w:val="5B9BD5" w:themeColor="accent1"/>
            <w:lang w:val="en"/>
          </w:rPr>
          <w:delText xml:space="preserve"> </w:delText>
        </w:r>
      </w:del>
      <w:r w:rsidR="00D85C3F" w:rsidRPr="00BA50FB">
        <w:rPr>
          <w:rFonts w:ascii="Times New Roman" w:hAnsi="Times New Roman" w:cs="Times New Roman"/>
          <w:color w:val="5B9BD5" w:themeColor="accent1"/>
          <w:lang w:val="en"/>
        </w:rPr>
        <w:t xml:space="preserve">label, and using </w:t>
      </w:r>
      <w:r w:rsidR="00AA59BA" w:rsidRPr="00BA50FB">
        <w:rPr>
          <w:rFonts w:ascii="Times New Roman" w:hAnsi="Times New Roman" w:cs="Times New Roman"/>
          <w:color w:val="5B9BD5" w:themeColor="accent1"/>
          <w:lang w:val="en"/>
        </w:rPr>
        <w:t>80% train</w:t>
      </w:r>
      <w:r w:rsidR="002D135B" w:rsidRPr="00BA50FB">
        <w:rPr>
          <w:rFonts w:ascii="Times New Roman" w:hAnsi="Times New Roman" w:cs="Times New Roman"/>
          <w:color w:val="5B9BD5" w:themeColor="accent1"/>
          <w:lang w:val="en"/>
        </w:rPr>
        <w:t>-</w:t>
      </w:r>
      <w:r w:rsidR="00AA59BA" w:rsidRPr="00BA50FB">
        <w:rPr>
          <w:rFonts w:ascii="Times New Roman" w:hAnsi="Times New Roman" w:cs="Times New Roman"/>
          <w:color w:val="5B9BD5" w:themeColor="accent1"/>
          <w:lang w:val="en"/>
        </w:rPr>
        <w:t>test split</w:t>
      </w:r>
      <w:r w:rsidR="007139BF" w:rsidRPr="00BA50FB">
        <w:rPr>
          <w:rFonts w:ascii="Times New Roman" w:hAnsi="Times New Roman" w:cs="Times New Roman"/>
          <w:color w:val="5B9BD5" w:themeColor="accent1"/>
          <w:lang w:val="en"/>
        </w:rPr>
        <w:t>, but yeah</w:t>
      </w:r>
      <w:ins w:id="70" w:author="Chris Seagraves" w:date="2023-02-23T21:08:00Z">
        <w:r w:rsidR="003458A5">
          <w:rPr>
            <w:rFonts w:ascii="Times New Roman" w:hAnsi="Times New Roman" w:cs="Times New Roman"/>
            <w:color w:val="5B9BD5" w:themeColor="accent1"/>
            <w:lang w:val="en"/>
          </w:rPr>
          <w:t>,</w:t>
        </w:r>
      </w:ins>
      <w:r w:rsidR="007139BF" w:rsidRPr="00BA50FB">
        <w:rPr>
          <w:rFonts w:ascii="Times New Roman" w:hAnsi="Times New Roman" w:cs="Times New Roman"/>
          <w:color w:val="5B9BD5" w:themeColor="accent1"/>
          <w:lang w:val="en"/>
        </w:rPr>
        <w:t xml:space="preserve"> </w:t>
      </w:r>
      <w:r w:rsidR="00447D9A" w:rsidRPr="00BA50FB">
        <w:rPr>
          <w:rFonts w:ascii="Times New Roman" w:hAnsi="Times New Roman" w:cs="Times New Roman"/>
          <w:color w:val="5B9BD5" w:themeColor="accent1"/>
          <w:lang w:val="en"/>
        </w:rPr>
        <w:t>odd</w:t>
      </w:r>
      <w:r w:rsidR="007139BF" w:rsidRPr="00BA50FB">
        <w:rPr>
          <w:rFonts w:ascii="Times New Roman" w:hAnsi="Times New Roman" w:cs="Times New Roman"/>
          <w:color w:val="5B9BD5" w:themeColor="accent1"/>
          <w:lang w:val="en"/>
        </w:rPr>
        <w:t>.</w:t>
      </w:r>
      <w:r w:rsidR="00D85C3F">
        <w:rPr>
          <w:rFonts w:ascii="Times New Roman" w:hAnsi="Times New Roman" w:cs="Times New Roman"/>
          <w:lang w:val="en"/>
        </w:rPr>
        <w:br/>
      </w:r>
      <w:r>
        <w:rPr>
          <w:rFonts w:ascii="Times New Roman" w:hAnsi="Times New Roman" w:cs="Times New Roman"/>
          <w:lang w:val="en"/>
        </w:rPr>
        <w:br/>
      </w:r>
      <w:r w:rsidR="00EE7A36" w:rsidRPr="00EE7A36">
        <w:rPr>
          <w:rFonts w:ascii="Times New Roman" w:hAnsi="Times New Roman" w:cs="Times New Roman"/>
        </w:rPr>
        <w:drawing>
          <wp:inline distT="0" distB="0" distL="0" distR="0" wp14:anchorId="225CBFDC" wp14:editId="6B0D62F4">
            <wp:extent cx="5861050" cy="3201661"/>
            <wp:effectExtent l="0" t="0" r="635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6393" cy="32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1D99" w14:textId="742C8107" w:rsidR="00BA50FB" w:rsidRPr="00DD3999" w:rsidRDefault="00BA50FB">
      <w:pPr>
        <w:rPr>
          <w:rFonts w:ascii="Times New Roman" w:hAnsi="Times New Roman" w:cs="Times New Roman"/>
          <w:color w:val="5B9BD5" w:themeColor="accent1"/>
        </w:rPr>
      </w:pPr>
      <w:r w:rsidRPr="00DD3999">
        <w:rPr>
          <w:rFonts w:ascii="Times New Roman" w:hAnsi="Times New Roman" w:cs="Times New Roman"/>
          <w:color w:val="5B9BD5" w:themeColor="accent1"/>
        </w:rPr>
        <w:t>For comparison, here’s the dense sift</w:t>
      </w:r>
    </w:p>
    <w:p w14:paraId="5A52E652" w14:textId="63FA25B6" w:rsidR="00047E53" w:rsidRDefault="00BA27CA" w:rsidP="00DD3999">
      <w:pPr>
        <w:jc w:val="center"/>
        <w:rPr>
          <w:rFonts w:ascii="Times New Roman" w:hAnsi="Times New Roman" w:cs="Times New Roman"/>
        </w:rPr>
        <w:pPrChange w:id="71" w:author="Chris Seagraves" w:date="2023-02-23T20:50:00Z">
          <w:pPr/>
        </w:pPrChange>
      </w:pPr>
      <w:r w:rsidRPr="00BA27CA">
        <w:rPr>
          <w:rFonts w:ascii="Times New Roman" w:hAnsi="Times New Roman" w:cs="Times New Roman"/>
        </w:rPr>
        <w:drawing>
          <wp:inline distT="0" distB="0" distL="0" distR="0" wp14:anchorId="4A9E743D" wp14:editId="19FDE8D9">
            <wp:extent cx="5873750" cy="3217384"/>
            <wp:effectExtent l="0" t="0" r="0" b="254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466" cy="32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</w:rPr>
        <w:br w:type="page"/>
      </w:r>
    </w:p>
    <w:p w14:paraId="5A52E653" w14:textId="77777777" w:rsidR="00047E53" w:rsidRDefault="00000000">
      <w:pPr>
        <w:numPr>
          <w:ilvl w:val="0"/>
          <w:numId w:val="1"/>
        </w:numPr>
        <w:ind w:left="55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 xml:space="preserve"> </w:t>
      </w:r>
      <w:r>
        <w:rPr>
          <w:rFonts w:ascii="Times New Roman" w:hAnsi="Times New Roman" w:cs="Times New Roman"/>
          <w:highlight w:val="yellow"/>
          <w:lang w:val="en"/>
        </w:rPr>
        <w:t>Extra Credit</w:t>
      </w:r>
      <w:r>
        <w:rPr>
          <w:rFonts w:ascii="Times New Roman" w:hAnsi="Times New Roman" w:cs="Times New Roman"/>
          <w:lang w:val="en"/>
        </w:rPr>
        <w:t>: Compute the gradient feature VLAD aggregations and benchmark its recognition accuracy. [30pts]</w:t>
      </w:r>
    </w:p>
    <w:p w14:paraId="5A52E654" w14:textId="77777777" w:rsidR="00047E53" w:rsidRDefault="00000000">
      <w:pPr>
        <w:ind w:left="55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(4a: 15pts), implement the VLAD aggregation function here based on vl_feat library:</w:t>
      </w:r>
    </w:p>
    <w:tbl>
      <w:tblPr>
        <w:tblStyle w:val="TableGrid"/>
        <w:tblW w:w="8340" w:type="dxa"/>
        <w:tblLayout w:type="fixed"/>
        <w:tblLook w:val="04A0" w:firstRow="1" w:lastRow="0" w:firstColumn="1" w:lastColumn="0" w:noHBand="0" w:noVBand="1"/>
      </w:tblPr>
      <w:tblGrid>
        <w:gridCol w:w="8340"/>
      </w:tblGrid>
      <w:tr w:rsidR="00047E53" w14:paraId="5A52E65C" w14:textId="77777777">
        <w:trPr>
          <w:trHeight w:val="3711"/>
        </w:trPr>
        <w:tc>
          <w:tcPr>
            <w:tcW w:w="8340" w:type="dxa"/>
          </w:tcPr>
          <w:p w14:paraId="5A52E655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function [fv]=</w:t>
            </w:r>
            <w:r>
              <w:rPr>
                <w:rFonts w:ascii="Times New Roman" w:hAnsi="Times New Roman" w:cs="Times New Roman"/>
                <w:b/>
                <w:bCs/>
                <w:color w:val="538135" w:themeColor="accent6" w:themeShade="BF"/>
                <w:lang w:val="en"/>
              </w:rPr>
              <w:t>getVLAD</w:t>
            </w:r>
            <w:r>
              <w:rPr>
                <w:rFonts w:ascii="Times New Roman" w:hAnsi="Times New Roman" w:cs="Times New Roman"/>
                <w:color w:val="0000FF"/>
                <w:lang w:val="en"/>
              </w:rPr>
              <w:t>(f, gmm, kd, nc)</w:t>
            </w:r>
          </w:p>
          <w:p w14:paraId="5A52E656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% use the GMM means as kmeans centroids</w:t>
            </w:r>
          </w:p>
          <w:p w14:paraId="5A52E657" w14:textId="77777777" w:rsidR="00047E53" w:rsidRDefault="00000000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  <w:r>
              <w:rPr>
                <w:rFonts w:ascii="Times New Roman" w:hAnsi="Times New Roman" w:cs="Times New Roman"/>
                <w:color w:val="0000FF"/>
                <w:lang w:val="en"/>
              </w:rPr>
              <w:t>......</w:t>
            </w:r>
          </w:p>
          <w:p w14:paraId="5A52E658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  <w:p w14:paraId="5A52E659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  <w:p w14:paraId="5A52E65A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  <w:p w14:paraId="5A52E65B" w14:textId="77777777" w:rsidR="00047E53" w:rsidRDefault="00047E53">
            <w:pPr>
              <w:rPr>
                <w:rFonts w:ascii="Times New Roman" w:hAnsi="Times New Roman" w:cs="Times New Roman"/>
                <w:color w:val="0000FF"/>
                <w:lang w:val="en"/>
              </w:rPr>
            </w:pPr>
          </w:p>
        </w:tc>
      </w:tr>
    </w:tbl>
    <w:p w14:paraId="5A52E65D" w14:textId="77777777" w:rsidR="00047E53" w:rsidRDefault="00047E53">
      <w:pPr>
        <w:rPr>
          <w:rFonts w:ascii="Times New Roman" w:hAnsi="Times New Roman" w:cs="Times New Roman"/>
          <w:lang w:val="en"/>
        </w:rPr>
      </w:pPr>
    </w:p>
    <w:p w14:paraId="5A52E65E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(4b: 15pts), compute the knnclassify() based recognition (leave 1 out) results and confusion map, just like in HW-1 here for a combination of  features, GMM sizes, fill in the table below, and also show confusion map:</w:t>
      </w:r>
    </w:p>
    <w:p w14:paraId="5A52E65F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SIFT VLAD aggregation recognition accuracy: sum(diag(cm))/sum(cm(:))</w:t>
      </w:r>
    </w:p>
    <w:tbl>
      <w:tblPr>
        <w:tblStyle w:val="TableGrid"/>
        <w:tblW w:w="7573" w:type="dxa"/>
        <w:tblLayout w:type="fixed"/>
        <w:tblLook w:val="04A0" w:firstRow="1" w:lastRow="0" w:firstColumn="1" w:lastColumn="0" w:noHBand="0" w:noVBand="1"/>
      </w:tblPr>
      <w:tblGrid>
        <w:gridCol w:w="2394"/>
        <w:gridCol w:w="1472"/>
        <w:gridCol w:w="1950"/>
        <w:gridCol w:w="1757"/>
      </w:tblGrid>
      <w:tr w:rsidR="00047E53" w14:paraId="5A52E664" w14:textId="77777777">
        <w:tc>
          <w:tcPr>
            <w:tcW w:w="2394" w:type="dxa"/>
          </w:tcPr>
          <w:p w14:paraId="5A52E660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GMM Size (Kd/nc)</w:t>
            </w:r>
          </w:p>
        </w:tc>
        <w:tc>
          <w:tcPr>
            <w:tcW w:w="1472" w:type="dxa"/>
          </w:tcPr>
          <w:p w14:paraId="5A52E661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950" w:type="dxa"/>
          </w:tcPr>
          <w:p w14:paraId="5A52E662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64</w:t>
            </w:r>
          </w:p>
        </w:tc>
        <w:tc>
          <w:tcPr>
            <w:tcW w:w="1757" w:type="dxa"/>
          </w:tcPr>
          <w:p w14:paraId="5A52E663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128</w:t>
            </w:r>
          </w:p>
        </w:tc>
      </w:tr>
      <w:tr w:rsidR="00047E53" w14:paraId="5A52E669" w14:textId="77777777">
        <w:tc>
          <w:tcPr>
            <w:tcW w:w="2394" w:type="dxa"/>
          </w:tcPr>
          <w:p w14:paraId="5A52E665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16</w:t>
            </w:r>
          </w:p>
        </w:tc>
        <w:tc>
          <w:tcPr>
            <w:tcW w:w="1472" w:type="dxa"/>
          </w:tcPr>
          <w:p w14:paraId="5A52E666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67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68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  <w:tr w:rsidR="00047E53" w14:paraId="5A52E66E" w14:textId="77777777">
        <w:tc>
          <w:tcPr>
            <w:tcW w:w="2394" w:type="dxa"/>
          </w:tcPr>
          <w:p w14:paraId="5A52E66A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472" w:type="dxa"/>
          </w:tcPr>
          <w:p w14:paraId="5A52E66B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6C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6D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</w:tbl>
    <w:p w14:paraId="5A52E66F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Dense SIFT VLAD aggregation recognition accuracy: sum(diag(cm))/sum(cm(:))</w:t>
      </w:r>
    </w:p>
    <w:tbl>
      <w:tblPr>
        <w:tblStyle w:val="TableGrid"/>
        <w:tblW w:w="7573" w:type="dxa"/>
        <w:tblLayout w:type="fixed"/>
        <w:tblLook w:val="04A0" w:firstRow="1" w:lastRow="0" w:firstColumn="1" w:lastColumn="0" w:noHBand="0" w:noVBand="1"/>
      </w:tblPr>
      <w:tblGrid>
        <w:gridCol w:w="2394"/>
        <w:gridCol w:w="1472"/>
        <w:gridCol w:w="1950"/>
        <w:gridCol w:w="1757"/>
      </w:tblGrid>
      <w:tr w:rsidR="00047E53" w14:paraId="5A52E674" w14:textId="77777777">
        <w:tc>
          <w:tcPr>
            <w:tcW w:w="2394" w:type="dxa"/>
          </w:tcPr>
          <w:p w14:paraId="5A52E670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GMM Size (Kd/nc)</w:t>
            </w:r>
          </w:p>
        </w:tc>
        <w:tc>
          <w:tcPr>
            <w:tcW w:w="1472" w:type="dxa"/>
          </w:tcPr>
          <w:p w14:paraId="5A52E671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950" w:type="dxa"/>
          </w:tcPr>
          <w:p w14:paraId="5A52E672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64</w:t>
            </w:r>
          </w:p>
        </w:tc>
        <w:tc>
          <w:tcPr>
            <w:tcW w:w="1757" w:type="dxa"/>
          </w:tcPr>
          <w:p w14:paraId="5A52E673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128</w:t>
            </w:r>
          </w:p>
        </w:tc>
      </w:tr>
      <w:tr w:rsidR="00047E53" w14:paraId="5A52E679" w14:textId="77777777">
        <w:tc>
          <w:tcPr>
            <w:tcW w:w="2394" w:type="dxa"/>
          </w:tcPr>
          <w:p w14:paraId="5A52E675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16</w:t>
            </w:r>
          </w:p>
        </w:tc>
        <w:tc>
          <w:tcPr>
            <w:tcW w:w="1472" w:type="dxa"/>
          </w:tcPr>
          <w:p w14:paraId="5A52E676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77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78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  <w:tr w:rsidR="00047E53" w14:paraId="5A52E67E" w14:textId="77777777">
        <w:tc>
          <w:tcPr>
            <w:tcW w:w="2394" w:type="dxa"/>
          </w:tcPr>
          <w:p w14:paraId="5A52E67A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472" w:type="dxa"/>
          </w:tcPr>
          <w:p w14:paraId="5A52E67B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7C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7D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</w:tbl>
    <w:p w14:paraId="5A52E67F" w14:textId="77777777" w:rsidR="00047E53" w:rsidRDefault="00047E53">
      <w:pPr>
        <w:rPr>
          <w:rFonts w:ascii="Times New Roman" w:hAnsi="Times New Roman" w:cs="Times New Roman"/>
          <w:lang w:val="en"/>
        </w:rPr>
      </w:pPr>
    </w:p>
    <w:p w14:paraId="5A52E680" w14:textId="77777777" w:rsidR="00047E53" w:rsidRDefault="00000000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HoG VLAD aggregation recognition accuracy: sum(diag(cm))/sum(cm(:))</w:t>
      </w:r>
    </w:p>
    <w:tbl>
      <w:tblPr>
        <w:tblStyle w:val="TableGrid"/>
        <w:tblW w:w="7573" w:type="dxa"/>
        <w:tblLayout w:type="fixed"/>
        <w:tblLook w:val="04A0" w:firstRow="1" w:lastRow="0" w:firstColumn="1" w:lastColumn="0" w:noHBand="0" w:noVBand="1"/>
      </w:tblPr>
      <w:tblGrid>
        <w:gridCol w:w="2394"/>
        <w:gridCol w:w="1472"/>
        <w:gridCol w:w="1950"/>
        <w:gridCol w:w="1757"/>
      </w:tblGrid>
      <w:tr w:rsidR="00047E53" w14:paraId="5A52E685" w14:textId="77777777">
        <w:tc>
          <w:tcPr>
            <w:tcW w:w="2394" w:type="dxa"/>
          </w:tcPr>
          <w:p w14:paraId="5A52E681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GMM Size (Kd/nc)</w:t>
            </w:r>
          </w:p>
        </w:tc>
        <w:tc>
          <w:tcPr>
            <w:tcW w:w="1472" w:type="dxa"/>
          </w:tcPr>
          <w:p w14:paraId="5A52E682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950" w:type="dxa"/>
          </w:tcPr>
          <w:p w14:paraId="5A52E683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64</w:t>
            </w:r>
          </w:p>
        </w:tc>
        <w:tc>
          <w:tcPr>
            <w:tcW w:w="1757" w:type="dxa"/>
          </w:tcPr>
          <w:p w14:paraId="5A52E684" w14:textId="77777777" w:rsidR="00047E53" w:rsidRDefault="00000000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128</w:t>
            </w:r>
          </w:p>
        </w:tc>
      </w:tr>
      <w:tr w:rsidR="00047E53" w14:paraId="5A52E68A" w14:textId="77777777">
        <w:tc>
          <w:tcPr>
            <w:tcW w:w="2394" w:type="dxa"/>
          </w:tcPr>
          <w:p w14:paraId="5A52E686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16</w:t>
            </w:r>
          </w:p>
        </w:tc>
        <w:tc>
          <w:tcPr>
            <w:tcW w:w="1472" w:type="dxa"/>
          </w:tcPr>
          <w:p w14:paraId="5A52E687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88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89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  <w:tr w:rsidR="00047E53" w14:paraId="5A52E68F" w14:textId="77777777">
        <w:tc>
          <w:tcPr>
            <w:tcW w:w="2394" w:type="dxa"/>
          </w:tcPr>
          <w:p w14:paraId="5A52E68B" w14:textId="77777777" w:rsidR="00047E53" w:rsidRDefault="00000000">
            <w:pPr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32</w:t>
            </w:r>
          </w:p>
        </w:tc>
        <w:tc>
          <w:tcPr>
            <w:tcW w:w="1472" w:type="dxa"/>
          </w:tcPr>
          <w:p w14:paraId="5A52E68C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0" w:type="dxa"/>
          </w:tcPr>
          <w:p w14:paraId="5A52E68D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7" w:type="dxa"/>
          </w:tcPr>
          <w:p w14:paraId="5A52E68E" w14:textId="77777777" w:rsidR="00047E53" w:rsidRDefault="00047E53">
            <w:pPr>
              <w:rPr>
                <w:rFonts w:ascii="Times New Roman" w:hAnsi="Times New Roman" w:cs="Times New Roman"/>
              </w:rPr>
            </w:pPr>
          </w:p>
        </w:tc>
      </w:tr>
    </w:tbl>
    <w:p w14:paraId="5A52E690" w14:textId="77777777" w:rsidR="00047E53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52E691" w14:textId="77777777" w:rsidR="00047E53" w:rsidRDefault="00047E53">
      <w:pPr>
        <w:jc w:val="both"/>
        <w:rPr>
          <w:rFonts w:ascii="Times New Roman" w:hAnsi="Times New Roman" w:cs="Times New Roman"/>
          <w:lang w:val="en"/>
        </w:rPr>
      </w:pPr>
    </w:p>
    <w:sectPr w:rsidR="00047E5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98525" w14:textId="77777777" w:rsidR="0032667B" w:rsidRDefault="0032667B">
      <w:pPr>
        <w:spacing w:line="240" w:lineRule="auto"/>
      </w:pPr>
      <w:r>
        <w:separator/>
      </w:r>
    </w:p>
  </w:endnote>
  <w:endnote w:type="continuationSeparator" w:id="0">
    <w:p w14:paraId="447A3F76" w14:textId="77777777" w:rsidR="0032667B" w:rsidRDefault="003266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Dotum">
    <w:altName w:val="Microsoft JhengHei"/>
    <w:charset w:val="88"/>
    <w:family w:val="auto"/>
    <w:pitch w:val="default"/>
    <w:sig w:usb0="00000000" w:usb1="00000000" w:usb2="00000010" w:usb3="00000000" w:csb0="603A000D" w:csb1="12D7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2E69E" w14:textId="77777777" w:rsidR="00047E53" w:rsidRDefault="00047E53">
    <w:pPr>
      <w:pStyle w:val="Footer"/>
    </w:pPr>
  </w:p>
  <w:p w14:paraId="5A52E69F" w14:textId="77777777" w:rsidR="00047E53" w:rsidRDefault="00000000">
    <w:pPr>
      <w:pStyle w:val="Footer"/>
    </w:pPr>
    <w:r>
      <w:t>Name: ________________         Id: ________________                Email:__________________</w:t>
    </w:r>
  </w:p>
  <w:p w14:paraId="5A52E6A0" w14:textId="77777777" w:rsidR="00047E53" w:rsidRDefault="00047E53">
    <w:pPr>
      <w:pStyle w:val="Footer"/>
      <w:jc w:val="center"/>
    </w:pPr>
  </w:p>
  <w:p w14:paraId="5A52E6A1" w14:textId="77777777" w:rsidR="00047E53" w:rsidRDefault="00000000">
    <w:pPr>
      <w:pStyle w:val="Footer"/>
      <w:jc w:val="center"/>
    </w:pPr>
    <w:r>
      <w:t>-</w:t>
    </w:r>
    <w:sdt>
      <w:sdtPr>
        <w:id w:val="559831703"/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  <w:r>
          <w:t>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9CE03" w14:textId="77777777" w:rsidR="0032667B" w:rsidRDefault="0032667B">
      <w:pPr>
        <w:spacing w:after="0" w:line="240" w:lineRule="auto"/>
      </w:pPr>
      <w:r>
        <w:separator/>
      </w:r>
    </w:p>
  </w:footnote>
  <w:footnote w:type="continuationSeparator" w:id="0">
    <w:p w14:paraId="3E57CDCD" w14:textId="77777777" w:rsidR="0032667B" w:rsidRDefault="00326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2E69A" w14:textId="77777777" w:rsidR="00047E53" w:rsidRDefault="00000000">
    <w:pPr>
      <w:pStyle w:val="Header"/>
      <w:rPr>
        <w:rFonts w:ascii="Times New Roman" w:hAnsi="Times New Roman" w:cs="Times New Roman"/>
        <w:sz w:val="21"/>
        <w:szCs w:val="21"/>
        <w:lang w:val="en"/>
      </w:rPr>
    </w:pPr>
    <w:r>
      <w:rPr>
        <w:rFonts w:ascii="Times New Roman" w:hAnsi="Times New Roman" w:cs="Times New Roman"/>
        <w:sz w:val="21"/>
        <w:szCs w:val="21"/>
        <w:lang w:val="en"/>
      </w:rPr>
      <w:t>ECE 479/5582 Computer Vision Homework -2                      Gradient Feature</w:t>
    </w:r>
    <w:r>
      <w:rPr>
        <w:rFonts w:ascii="Times New Roman" w:hAnsi="Times New Roman" w:cs="Times New Roman" w:hint="eastAsia"/>
        <w:sz w:val="21"/>
        <w:szCs w:val="21"/>
      </w:rPr>
      <w:t>s and</w:t>
    </w:r>
    <w:r>
      <w:rPr>
        <w:rFonts w:ascii="Times New Roman" w:hAnsi="Times New Roman" w:cs="Times New Roman"/>
        <w:sz w:val="21"/>
        <w:szCs w:val="21"/>
        <w:lang w:val="en"/>
      </w:rPr>
      <w:t xml:space="preserve"> Aggregation </w:t>
    </w:r>
  </w:p>
  <w:p w14:paraId="5A52E69B" w14:textId="77777777" w:rsidR="00047E53" w:rsidRDefault="00047E53">
    <w:pPr>
      <w:pStyle w:val="Header"/>
      <w:rPr>
        <w:rFonts w:ascii="Times New Roman" w:hAnsi="Times New Roman" w:cs="Times New Roman"/>
        <w:sz w:val="21"/>
        <w:szCs w:val="21"/>
        <w:lang w:val="en"/>
      </w:rPr>
    </w:pPr>
  </w:p>
  <w:p w14:paraId="5A52E69C" w14:textId="0B3C295B" w:rsidR="00047E53" w:rsidRDefault="00000000">
    <w:pPr>
      <w:pStyle w:val="Header"/>
      <w:rPr>
        <w:rFonts w:ascii="Times New Roman" w:hAnsi="Times New Roman" w:cs="Times New Roman"/>
        <w:sz w:val="21"/>
        <w:szCs w:val="21"/>
        <w:lang w:val="en"/>
      </w:rPr>
    </w:pPr>
    <w:r>
      <w:rPr>
        <w:rFonts w:ascii="Times New Roman" w:hAnsi="Times New Roman" w:cs="Times New Roman"/>
        <w:sz w:val="21"/>
        <w:szCs w:val="21"/>
        <w:lang w:val="en"/>
      </w:rPr>
      <w:t xml:space="preserve">Student Name: </w:t>
    </w:r>
    <w:r w:rsidR="0064556F" w:rsidRPr="0064556F">
      <w:rPr>
        <w:rFonts w:ascii="Times New Roman" w:hAnsi="Times New Roman" w:cs="Times New Roman"/>
        <w:sz w:val="21"/>
        <w:szCs w:val="21"/>
        <w:u w:val="single"/>
        <w:lang w:val="en"/>
      </w:rPr>
      <w:t>Christopher Seagraves</w:t>
    </w:r>
    <w:r>
      <w:rPr>
        <w:rFonts w:ascii="Times New Roman" w:hAnsi="Times New Roman" w:cs="Times New Roman"/>
        <w:sz w:val="21"/>
        <w:szCs w:val="21"/>
        <w:lang w:val="en"/>
      </w:rPr>
      <w:t xml:space="preserve">  Student ID:____________________</w:t>
    </w:r>
  </w:p>
  <w:p w14:paraId="5A52E69D" w14:textId="77777777" w:rsidR="00047E53" w:rsidRDefault="00047E53">
    <w:pPr>
      <w:pStyle w:val="Header"/>
      <w:rPr>
        <w:rFonts w:ascii="Times New Roman" w:hAnsi="Times New Roman" w:cs="Times New Roman"/>
        <w:sz w:val="21"/>
        <w:szCs w:val="21"/>
        <w:lang w:val="e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7B481"/>
    <w:multiLevelType w:val="singleLevel"/>
    <w:tmpl w:val="7BF7B481"/>
    <w:lvl w:ilvl="0">
      <w:start w:val="2"/>
      <w:numFmt w:val="decimal"/>
      <w:suff w:val="space"/>
      <w:lvlText w:val="[%1]"/>
      <w:lvlJc w:val="left"/>
    </w:lvl>
  </w:abstractNum>
  <w:num w:numId="1" w16cid:durableId="154888199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ris Seagraves">
    <w15:presenceInfo w15:providerId="Windows Live" w15:userId="d1f956d4bcc3e6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89C"/>
    <w:rsid w:val="AFAE2068"/>
    <w:rsid w:val="BB5D7B9E"/>
    <w:rsid w:val="BF77AB58"/>
    <w:rsid w:val="BFFF2D53"/>
    <w:rsid w:val="CFFB0C44"/>
    <w:rsid w:val="DF3FC895"/>
    <w:rsid w:val="EEF7F61C"/>
    <w:rsid w:val="F2F90847"/>
    <w:rsid w:val="F32DF57D"/>
    <w:rsid w:val="F4DEE014"/>
    <w:rsid w:val="FAFE919D"/>
    <w:rsid w:val="FBFED40B"/>
    <w:rsid w:val="FE9FA1DB"/>
    <w:rsid w:val="FF4E70BE"/>
    <w:rsid w:val="FFF75464"/>
    <w:rsid w:val="FFF77822"/>
    <w:rsid w:val="0001649A"/>
    <w:rsid w:val="00047E53"/>
    <w:rsid w:val="00140048"/>
    <w:rsid w:val="00283B08"/>
    <w:rsid w:val="00290CF9"/>
    <w:rsid w:val="002D135B"/>
    <w:rsid w:val="0032667B"/>
    <w:rsid w:val="003458A5"/>
    <w:rsid w:val="00447D9A"/>
    <w:rsid w:val="00477BD6"/>
    <w:rsid w:val="004E682D"/>
    <w:rsid w:val="00522AB1"/>
    <w:rsid w:val="00535728"/>
    <w:rsid w:val="00536EED"/>
    <w:rsid w:val="005E7AA0"/>
    <w:rsid w:val="005F021C"/>
    <w:rsid w:val="00613209"/>
    <w:rsid w:val="0064556F"/>
    <w:rsid w:val="006477FB"/>
    <w:rsid w:val="0065252B"/>
    <w:rsid w:val="0071389C"/>
    <w:rsid w:val="007139BF"/>
    <w:rsid w:val="00841D23"/>
    <w:rsid w:val="00842BD3"/>
    <w:rsid w:val="00847D27"/>
    <w:rsid w:val="008924CC"/>
    <w:rsid w:val="008F3818"/>
    <w:rsid w:val="009469C3"/>
    <w:rsid w:val="009F3486"/>
    <w:rsid w:val="00AA3074"/>
    <w:rsid w:val="00AA59BA"/>
    <w:rsid w:val="00AD70C5"/>
    <w:rsid w:val="00AE069C"/>
    <w:rsid w:val="00B11A8E"/>
    <w:rsid w:val="00B164B2"/>
    <w:rsid w:val="00B67B6D"/>
    <w:rsid w:val="00BA27CA"/>
    <w:rsid w:val="00BA50FB"/>
    <w:rsid w:val="00C84191"/>
    <w:rsid w:val="00C854E3"/>
    <w:rsid w:val="00CB3783"/>
    <w:rsid w:val="00CD7E50"/>
    <w:rsid w:val="00D55A5C"/>
    <w:rsid w:val="00D85C3F"/>
    <w:rsid w:val="00DB5D05"/>
    <w:rsid w:val="00DD0651"/>
    <w:rsid w:val="00DD3999"/>
    <w:rsid w:val="00E459EA"/>
    <w:rsid w:val="00E47403"/>
    <w:rsid w:val="00EE7A36"/>
    <w:rsid w:val="00F56259"/>
    <w:rsid w:val="00F927B6"/>
    <w:rsid w:val="27762192"/>
    <w:rsid w:val="277F77FD"/>
    <w:rsid w:val="3FBD7559"/>
    <w:rsid w:val="3FCC1451"/>
    <w:rsid w:val="52F76B4F"/>
    <w:rsid w:val="55BFB9C1"/>
    <w:rsid w:val="5DD8653E"/>
    <w:rsid w:val="5F872439"/>
    <w:rsid w:val="67D9FA3D"/>
    <w:rsid w:val="67FA82DD"/>
    <w:rsid w:val="6A3A860A"/>
    <w:rsid w:val="6A6F54C7"/>
    <w:rsid w:val="6CF75F3B"/>
    <w:rsid w:val="72FD0677"/>
    <w:rsid w:val="7AEF2F98"/>
    <w:rsid w:val="7D1E4A36"/>
    <w:rsid w:val="7DF44D4D"/>
    <w:rsid w:val="7EFEF034"/>
    <w:rsid w:val="7F7FB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E5D8"/>
  <w15:docId w15:val="{68236C6F-7BAA-418C-A582-DA9B1B39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DD3999"/>
    <w:rPr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mkc.box.com/s/fxvzh5qq2tiob6eklfxfwn89kg3e1io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702</Words>
  <Characters>4004</Characters>
  <Application>Microsoft Office Word</Application>
  <DocSecurity>0</DocSecurity>
  <Lines>33</Lines>
  <Paragraphs>9</Paragraphs>
  <ScaleCrop>false</ScaleCrop>
  <Company>UMKC</Company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Chris Seagraves</cp:lastModifiedBy>
  <cp:revision>45</cp:revision>
  <dcterms:created xsi:type="dcterms:W3CDTF">2016-01-30T10:59:00Z</dcterms:created>
  <dcterms:modified xsi:type="dcterms:W3CDTF">2023-02-24T03:09:00Z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